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D41C8D" w14:textId="316B38CA" w:rsidR="00254769" w:rsidRPr="004A6477" w:rsidRDefault="00A80DCA" w:rsidP="001C2EF5">
      <w:pPr>
        <w:pStyle w:val="ConsPlusNonformat"/>
        <w:spacing w:line="360" w:lineRule="auto"/>
        <w:ind w:firstLine="709"/>
        <w:jc w:val="center"/>
        <w:rPr>
          <w:rFonts w:ascii="Times New Roman" w:hAnsi="Times New Roman" w:cs="Times New Roman"/>
          <w:caps/>
          <w:sz w:val="28"/>
          <w:szCs w:val="28"/>
        </w:rPr>
      </w:pPr>
      <w:r>
        <w:rPr>
          <w:rFonts w:ascii="Times New Roman" w:hAnsi="Times New Roman" w:cs="Times New Roman"/>
          <w:caps/>
          <w:sz w:val="28"/>
          <w:szCs w:val="28"/>
        </w:rPr>
        <w:t xml:space="preserve">ЗАКЛЮЧЕНИЕ ДИССЕРТАЦИОННОГО СОВЕТА </w:t>
      </w:r>
      <w:r>
        <w:rPr>
          <w:rFonts w:ascii="Times New Roman" w:hAnsi="Times New Roman" w:cs="Times New Roman"/>
          <w:caps/>
          <w:sz w:val="28"/>
          <w:szCs w:val="28"/>
          <w:lang w:bidi="ru-RU"/>
        </w:rPr>
        <w:t>24.2.398.08</w:t>
      </w:r>
      <w:r>
        <w:rPr>
          <w:rFonts w:ascii="Times New Roman" w:hAnsi="Times New Roman" w:cs="Times New Roman"/>
          <w:caps/>
          <w:sz w:val="28"/>
          <w:szCs w:val="28"/>
        </w:rPr>
        <w:t>,</w:t>
      </w:r>
    </w:p>
    <w:p w14:paraId="17583B4C" w14:textId="05C2A758" w:rsidR="00A80DCA" w:rsidRPr="004A6477" w:rsidRDefault="00254769" w:rsidP="001C2EF5">
      <w:pPr>
        <w:pStyle w:val="ConsPlusNonformat"/>
        <w:spacing w:line="360" w:lineRule="auto"/>
        <w:ind w:firstLine="709"/>
        <w:jc w:val="center"/>
        <w:rPr>
          <w:rFonts w:ascii="Times New Roman" w:hAnsi="Times New Roman" w:cs="Times New Roman"/>
          <w:sz w:val="28"/>
          <w:szCs w:val="28"/>
        </w:rPr>
      </w:pPr>
      <w:r>
        <w:rPr>
          <w:rFonts w:ascii="Times New Roman" w:hAnsi="Times New Roman" w:cs="Times New Roman"/>
          <w:caps/>
          <w:sz w:val="28"/>
          <w:szCs w:val="28"/>
        </w:rPr>
        <w:t>созданного</w:t>
      </w:r>
      <w:r>
        <w:rPr>
          <w:rFonts w:ascii="Times New Roman" w:hAnsi="Times New Roman" w:cs="Times New Roman"/>
          <w:sz w:val="28"/>
          <w:szCs w:val="28"/>
        </w:rPr>
        <w:t xml:space="preserve"> НА БАЗЕ ФЕДЕРАЛЬНОГО ГОСУДАРСТВЕННОГО АВТОНОМНОГО </w:t>
      </w:r>
      <w:r>
        <w:rPr>
          <w:rFonts w:ascii="Times New Roman" w:hAnsi="Times New Roman" w:cs="Times New Roman"/>
          <w:caps/>
          <w:sz w:val="28"/>
          <w:szCs w:val="28"/>
        </w:rPr>
        <w:t>образовательного</w:t>
      </w:r>
      <w:r>
        <w:rPr>
          <w:rFonts w:ascii="Times New Roman" w:hAnsi="Times New Roman" w:cs="Times New Roman"/>
          <w:sz w:val="28"/>
          <w:szCs w:val="28"/>
        </w:rPr>
        <w:t xml:space="preserve"> УЧРЕЖДЕНИЯ ВЫСШЕГО ОБРАЗОВАНИЯ «СЕВЕРО-КАВКАЗСКИЙ ФЕДЕРАЛЬНЫЙ УНИВЕРСИТЕТ» МИНИСТЕРСТВА НАУКИ И ВЫСШЕГО ОБРАЗОВАНИЯ РФ, ПО ДИССЕРТАЦИИ НА СОИСКАНИЕ УЧЕНОЙ СТЕПЕНИ КАНДИДАТА НАУК</w:t>
      </w:r>
    </w:p>
    <w:p w14:paraId="71C3E360" w14:textId="77777777" w:rsidR="00761B19" w:rsidRPr="004A6477" w:rsidRDefault="00761B19" w:rsidP="001C2EF5">
      <w:pPr>
        <w:pStyle w:val="ConsPlusNonformat"/>
        <w:widowControl/>
        <w:spacing w:line="360" w:lineRule="auto"/>
        <w:ind w:left="2835"/>
        <w:rPr>
          <w:rFonts w:ascii="Times New Roman" w:hAnsi="Times New Roman" w:cs="Times New Roman"/>
          <w:sz w:val="28"/>
          <w:szCs w:val="28"/>
        </w:rPr>
      </w:pPr>
      <w:r>
        <w:rPr>
          <w:rFonts w:ascii="Times New Roman" w:hAnsi="Times New Roman" w:cs="Times New Roman"/>
          <w:sz w:val="28"/>
          <w:szCs w:val="28"/>
        </w:rPr>
        <w:t xml:space="preserve">      аттестационное дело № _________________________</w:t>
      </w:r>
    </w:p>
    <w:p w14:paraId="02F6C075" w14:textId="59F9B12A" w:rsidR="00761B19" w:rsidRPr="004A6477" w:rsidRDefault="00761B19" w:rsidP="001C2EF5">
      <w:pPr>
        <w:pStyle w:val="ConsPlusNonformat"/>
        <w:widowControl/>
        <w:spacing w:line="360" w:lineRule="auto"/>
        <w:ind w:left="2835"/>
        <w:rPr>
          <w:rFonts w:ascii="Times New Roman" w:hAnsi="Times New Roman" w:cs="Times New Roman"/>
          <w:sz w:val="28"/>
          <w:szCs w:val="28"/>
        </w:rPr>
      </w:pPr>
      <w:r>
        <w:rPr>
          <w:rFonts w:ascii="Times New Roman" w:hAnsi="Times New Roman" w:cs="Times New Roman"/>
          <w:sz w:val="28"/>
          <w:szCs w:val="28"/>
        </w:rPr>
        <w:t xml:space="preserve">      решение диссертационного совета от 02.07.2026 г. №7</w:t>
      </w:r>
    </w:p>
    <w:p w14:paraId="161715AA" w14:textId="77777777" w:rsidR="00A80DCA" w:rsidRPr="004A6477" w:rsidRDefault="00A80DCA" w:rsidP="001C2EF5">
      <w:pPr>
        <w:pStyle w:val="ConsPlusNonformat"/>
        <w:widowControl/>
        <w:spacing w:line="360" w:lineRule="auto"/>
        <w:ind w:firstLine="709"/>
        <w:jc w:val="right"/>
        <w:rPr>
          <w:rFonts w:ascii="Times New Roman" w:hAnsi="Times New Roman" w:cs="Times New Roman"/>
          <w:sz w:val="28"/>
          <w:szCs w:val="28"/>
        </w:rPr>
      </w:pPr>
    </w:p>
    <w:p w14:paraId="112EDE9A" w14:textId="024143ED" w:rsidR="00A61668" w:rsidRPr="00A61668" w:rsidRDefault="00A61668" w:rsidP="00A61668">
      <w:pPr>
        <w:pStyle w:val="ConsPlusNonformat"/>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 присуждении Йео Наннеину, гражданину Республики Кот-д’Ивуар, ученой степени кандидата экономических наук.</w:t>
      </w:r>
    </w:p>
    <w:p w14:paraId="6A928496" w14:textId="4E757DB5" w:rsidR="00C22A85" w:rsidRDefault="00A61668" w:rsidP="00A61668">
      <w:pPr>
        <w:pStyle w:val="ConsPlusNonformat"/>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Диссертация «Формирование механизмов инновационно-инклюзивного развития Республики Кот-д’Ивуар в условиях цифровой трансформации» по специальностям 5.2.3. Региональная и отраслевая экономика: экономика инноваций, 5.2.5. Мировая экономика принята к защите 30.04.2026 г., протокол № 4, диссертационным советом 24.2.398.08, созданным на базе Федерального государственного автономного образовательного учреждения высшего образования «Северо-Кавказский федеральный университет» Министерства науки и высшего образования РФ, 355017, г. Ставрополь, ул. Пушкина, 1, приказ № 883/нк от 20.07.2022 г.</w:t>
      </w:r>
    </w:p>
    <w:p w14:paraId="0C64637F" w14:textId="75F5B618" w:rsidR="00A61668" w:rsidRDefault="00A61668" w:rsidP="00A61668">
      <w:pPr>
        <w:pStyle w:val="ConsPlusNonformat"/>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Соискатель Йео Наннеин, 1981 года рождения. В 2008 году окончил федеральное государственное образовательное бюджетное учреждение высшего профессионального образования «Финансовая академия при Правительстве Российской Федерации» по специальности «Финансы и кредит» и получил квалификацию «Экономист». В период с 2014 по 2017 гг. обучался в очной аспирантуре федерального государственного бюджетного образовательного учреждения высшего образования «Калмыцкий государственный университет имени Б.Б. Городовикова» по направлению подготовки 38.06.01 Экономика, направленность (профиль) «Экономика и управление народным хозяйством» и получил квалификацию «Исследователь. Преподаватель-исследователь». С 2024 </w:t>
        <w:lastRenderedPageBreak/>
        <w:t>года является соискателем кафедры туризма и индустрии гостеприимства Высшей школы креативных индустрий федерального государственного автономного образовательного учреждения высшего образования «Северо-Кавказский федеральный университет». Работает ассистентом кафедры экономики и управления Университета Жан Лоругон Геде-Далоа Республики Кот-д’Ивуар.</w:t>
      </w:r>
    </w:p>
    <w:p w14:paraId="78C2D4B3" w14:textId="32D7E127" w:rsidR="00A61668" w:rsidRPr="00A61668" w:rsidRDefault="00A61668" w:rsidP="00A61668">
      <w:pPr>
        <w:pStyle w:val="ConsPlusNonformat"/>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Диссертация выполнена на кафедре туризма и индустрии гостеприимства Высшей школы креативных индустрий федерального государственного автономного образовательного учреждения высшего образования «Северо-Кавказский федеральный университет» Министерства науки и высшего образования Российской Федерации.</w:t>
      </w:r>
    </w:p>
    <w:p w14:paraId="6E57B63F" w14:textId="278CAF9B" w:rsidR="00A61668" w:rsidRDefault="00A61668" w:rsidP="00A61668">
      <w:pPr>
        <w:pStyle w:val="ConsPlusNonformat"/>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Научный руководитель – доктор экономических наук, доцент Кулаговская Татьяна Анатольевна, ФГАОУ ВО «Северо-Кавказский федеральный университет», кафедра туризма и индустрии гостеприимства Высшей школы креативных индустрий, заведующий.</w:t>
      </w:r>
    </w:p>
    <w:p w14:paraId="1B17983C" w14:textId="4C7B14BD" w:rsidR="00AC065E" w:rsidRDefault="009F7872" w:rsidP="001C2EF5">
      <w:pPr>
        <w:pStyle w:val="ConsPlusNonformat"/>
        <w:widowControl/>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Официальные оппоненты:</w:t>
      </w:r>
    </w:p>
    <w:p w14:paraId="70CA1A63" w14:textId="5495FCAE" w:rsidR="00A61668" w:rsidRPr="00A61668" w:rsidRDefault="00A61668" w:rsidP="00A61668">
      <w:pPr>
        <w:pStyle w:val="ConsPlusNonformat"/>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 Камчатова Екатерина Юрьевна, доктор экономических наук, доцент, федеральное государственное бюджетное образовательное учреждение высшего образования «Государственный университет управления», кафедра управления инновациями, заведующий;</w:t>
      </w:r>
    </w:p>
    <w:p w14:paraId="16298767" w14:textId="4D294A24" w:rsidR="00AC065E" w:rsidRPr="004A6477" w:rsidRDefault="00A61668" w:rsidP="00A61668">
      <w:pPr>
        <w:pStyle w:val="ConsPlusNonformat"/>
        <w:widowControl/>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 Ткаченко Марина Федоровна, доктор экономических наук, профессор,</w:t>
      </w:r>
      <w:r>
        <w:t xml:space="preserve"> </w:t>
      </w:r>
      <w:r>
        <w:rPr>
          <w:rFonts w:ascii="Times New Roman" w:hAnsi="Times New Roman" w:cs="Times New Roman"/>
          <w:sz w:val="28"/>
          <w:szCs w:val="28"/>
        </w:rPr>
        <w:t>федеральное государственное автономное образовательное учреждение высшего образования «Московский государственный институт международных отношений (университет) Министерства иностранных дел Российской Федерации», кафедра МЭО и внешнеэкономических связей, заведующий, –</w:t>
      </w:r>
    </w:p>
    <w:p w14:paraId="7B3C9AE4" w14:textId="1C6D7B2B" w:rsidR="00C23A2E" w:rsidRPr="004A6477" w:rsidRDefault="00EC71D7" w:rsidP="001C2EF5">
      <w:pPr>
        <w:pStyle w:val="ConsPlusNonformat"/>
        <w:widowControl/>
        <w:spacing w:line="360" w:lineRule="auto"/>
        <w:jc w:val="both"/>
        <w:rPr>
          <w:rFonts w:ascii="Times New Roman" w:hAnsi="Times New Roman" w:cs="Times New Roman"/>
          <w:sz w:val="28"/>
          <w:szCs w:val="28"/>
        </w:rPr>
      </w:pPr>
      <w:r>
        <w:rPr>
          <w:rFonts w:ascii="Times New Roman" w:hAnsi="Times New Roman" w:cs="Times New Roman"/>
          <w:sz w:val="28"/>
          <w:szCs w:val="28"/>
        </w:rPr>
        <w:t>дали положительные отзывы на диссертацию.</w:t>
      </w:r>
    </w:p>
    <w:p w14:paraId="685C6035" w14:textId="7E4406D4" w:rsidR="001F7D95" w:rsidRPr="00B81165" w:rsidRDefault="00A61668" w:rsidP="00B8116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Ведущая организация – федеральное государственное автономное образовательное учреждение высшего образования «Южный федеральный университет» – в своем положительном отзыве, подготовленном Лазаревой Еленой Иосифовной, доктором экономических наук, профессором, заведующим кафедрой инновационного и международного менеджмента, </w:t>
      </w:r>
      <w:r>
        <w:rPr>
          <w:rFonts w:ascii="Times New Roman" w:hAnsi="Times New Roman" w:cs="Times New Roman"/>
          <w:bCs/>
          <w:sz w:val="28"/>
          <w:szCs w:val="28"/>
        </w:rPr>
        <w:t xml:space="preserve">утвержденном первым </w:t>
        <w:lastRenderedPageBreak/>
        <w:t>про</w:t>
      </w:r>
      <w:r>
        <w:rPr>
          <w:rFonts w:ascii="Times New Roman" w:hAnsi="Times New Roman" w:cs="Times New Roman"/>
          <w:sz w:val="28"/>
          <w:szCs w:val="28"/>
        </w:rPr>
        <w:t xml:space="preserve">ректором, </w:t>
      </w:r>
      <w:r>
        <w:rPr>
          <w:rFonts w:ascii="Times New Roman" w:hAnsi="Times New Roman" w:cs="Times New Roman"/>
          <w:bCs/>
          <w:sz w:val="28"/>
          <w:szCs w:val="28"/>
        </w:rPr>
        <w:t>доктором химических наук, профессором,</w:t>
      </w:r>
      <w:r>
        <w:rPr>
          <w:rFonts w:ascii="Times New Roman" w:hAnsi="Times New Roman" w:cs="Times New Roman"/>
          <w:sz w:val="28"/>
          <w:szCs w:val="28"/>
        </w:rPr>
        <w:t xml:space="preserve"> Метелицей Анатолием Викторовичем, указала, что диссертация Йео Н. «Формирование механизмов инновационно-инклюзивного развития Республики Кот-д’Ивуар в условиях цифровой трансформации» представляет собой самостоятельную, завершенную научно-квалификационную работу, в которой получили решение актуальные научные задачи, связанные с развитием теоретико-методических положений и разработкой методического инструментария формирования механизмов инновационно-инклюзивного развития национальной экономики. Цель достигнута, поставленные задачи решены в полном объеме. Работа соответствует предъявляемым требованиям, автор заслуживает присуждения ученой степени кандидата экономических наук по специальностям 5.2.3. Региональная и отраслевая экономика: экономика инноваций и 5.2.5. Мировая экономика.</w:t>
      </w:r>
    </w:p>
    <w:p w14:paraId="5CC028D5" w14:textId="099BBDFC" w:rsidR="00B66210" w:rsidRPr="00B81165" w:rsidRDefault="00513E8A" w:rsidP="00B81165">
      <w:pPr>
        <w:widowControl w:val="0"/>
        <w:spacing w:after="0" w:line="360" w:lineRule="auto"/>
        <w:ind w:firstLine="709"/>
        <w:jc w:val="both"/>
        <w:rPr>
          <w:rFonts w:ascii="Times New Roman" w:hAnsi="Times New Roman" w:cs="Times New Roman"/>
          <w:spacing w:val="-2"/>
          <w:sz w:val="28"/>
          <w:szCs w:val="28"/>
        </w:rPr>
      </w:pPr>
      <w:r>
        <w:rPr>
          <w:rFonts w:ascii="Times New Roman" w:hAnsi="Times New Roman" w:cs="Times New Roman"/>
          <w:bCs/>
          <w:spacing w:val="-2"/>
          <w:sz w:val="28"/>
          <w:szCs w:val="28"/>
        </w:rPr>
        <w:t xml:space="preserve">Соискатель имеет 13 научных работ, из них 13 теме диссертации </w:t>
      </w:r>
      <w:r>
        <w:rPr>
          <w:rFonts w:ascii="Times New Roman" w:eastAsia="Times New Roman" w:hAnsi="Times New Roman" w:cs="Times New Roman"/>
          <w:spacing w:val="-2"/>
          <w:sz w:val="28"/>
          <w:szCs w:val="28"/>
          <w:lang w:eastAsia="ru-RU"/>
        </w:rPr>
        <w:t xml:space="preserve">общим объемом </w:t>
      </w:r>
      <w:r>
        <w:rPr>
          <w:rFonts w:ascii="Times New Roman" w:hAnsi="Times New Roman" w:cs="Times New Roman"/>
          <w:bCs/>
          <w:spacing w:val="-2"/>
          <w:sz w:val="28"/>
          <w:szCs w:val="28"/>
        </w:rPr>
        <w:t>7,2 п.л. (авт. – 6,2 п.л.), в том числе 5 статей, опубликованных в рецензируемых научных изданиях, рекомендованных ВАК при Минобрнауки России</w:t>
      </w:r>
      <w:r>
        <w:rPr>
          <w:rFonts w:ascii="Times New Roman" w:eastAsia="Times New Roman" w:hAnsi="Times New Roman" w:cs="Times New Roman"/>
          <w:iCs/>
          <w:spacing w:val="-2"/>
          <w:sz w:val="28"/>
          <w:szCs w:val="28"/>
          <w:lang w:eastAsia="ru-RU" w:bidi="ru-RU"/>
        </w:rPr>
        <w:t xml:space="preserve"> </w:t>
      </w:r>
      <w:r>
        <w:rPr>
          <w:rFonts w:ascii="Times New Roman" w:hAnsi="Times New Roman" w:cs="Times New Roman"/>
          <w:spacing w:val="-2"/>
          <w:sz w:val="28"/>
          <w:szCs w:val="28"/>
        </w:rPr>
        <w:t>(Йео, Н. Государственное регулирование инновационной политики сельского хозяйства Республики Кот д’Ивуар / Н. Йео // Экономика и предпринимательство. – 2016. – № 12 (1). – С. 1176–1179. (0,8 п.л.); Йео, Н. К вопросу роста экономики Республики Кот д’Ивуар посредством инноваций в сфере сельского хозяйства / Н. Йео // Конкурентоспособность в глобальном мире: экономика, наука, технологии. – 2017. – № 3 (2). – С. 63–65. (0,8 п.л.); Кулаговская, Т.А. Моделирование синергетического эффекта целей устойчивого развития и его влияния на инклюзивный рост Республики Кот д’Ивуар / Т. А. Кулаговская, Н. Йео // Вестник Северо Кавказского федерального университета. – 2023. – № 4 (91). – С. 14–20. (0,8 п.л./0,4 п.л.); Йео, Н. Развитие финансовых институтов как фактор обеспечения инклюзивного роста в Республике Кот д’Ивуар / Н. Йео // Экономика и управление: проблемы, решения. – 2023. – Т. 4. – № 2 (134). – С. 137–144.  (0,8 п.л.); Йео, Н. Формирование платформенного механизма инновационно инклюзивного развития Республики Кот д’Ивуар в условиях цифровой трансформации / Н. Йео // Региональные проблемы преобразования экономики. – 2026. – № 3 (185). – С. 180-</w:t>
        <w:lastRenderedPageBreak/>
        <w:t>195. (1 п.л.).</w:t>
      </w:r>
      <w:r>
        <w:rPr>
          <w:rFonts w:ascii="Times New Roman" w:eastAsia="Arial" w:hAnsi="Times New Roman" w:cs="Times New Roman"/>
          <w:spacing w:val="-2"/>
          <w:sz w:val="28"/>
          <w:szCs w:val="28"/>
          <w:lang w:eastAsia="hi-IN" w:bidi="hi-IN"/>
        </w:rPr>
        <w:t xml:space="preserve"> </w:t>
      </w:r>
    </w:p>
    <w:p w14:paraId="733B59A1" w14:textId="52EB5B14" w:rsidR="002E7C5E" w:rsidRPr="004A6477" w:rsidRDefault="008372C4" w:rsidP="001C2EF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диссертации отсутствуют недостоверные сведения об опубликованных соискателем ученой степени работах.</w:t>
      </w:r>
    </w:p>
    <w:p w14:paraId="224A20C3" w14:textId="4A62B731" w:rsidR="00C31D33" w:rsidRDefault="008E298A" w:rsidP="00661443">
      <w:pPr>
        <w:suppressAutoHyphens/>
        <w:spacing w:after="0" w:line="360" w:lineRule="auto"/>
        <w:ind w:firstLine="709"/>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На диссертацию и автореферат поступили отзывы от: профессора кафедры экономической теории ФГАОУ ВО «Санкт-Петербургский политехнический университет Петра Великого», д-ра экон. наук, профессора Пеньковой И.В., отметившей, что в автореферате недостаточно подробно обозначены институциональные условия перехода от проектной модели к режиму регулярного функционирования цифровой платформы, включая распределение ответственности между государством, оператором платформы, финансовыми институтами, кластерными участниками и внешнеэкономическими партнерами; профессора кафедры экономики и организации производства  ФГБОУ ВО «Казанский государственный агарный университет»,  д-ра экон. наук профессора Сафиуллина Л.Н., подчеркнувшего, что недостаточно раскрыты возможности адаптации предложенного платформенного механизма к различным типам территорий Республики Кот-д’Ивуар с учетом различий в уровне инфраструктурной обеспеченности, плотности предпринимательской среды и степени их включенности в экспортные контуры; заведующего кафедрой комплаенса и контроллинга Высшей школы управления ФГАОУ ВО «Российский университет дружбы народов имени Патриса Лумумбы», д-ра экон. наук профессора Рагулиной Ю.В., указавшей на необходимость более полного раскрытия механизмов обеспечения баланса между национальными интересами Республики Кот-д’Ивуар и участием внешних инвесторов, транснациональных компаний и международных институтов в реализации платформенного проекта; заведующего кафедрой мировой экономики и менеджмента ФГБОУ ВО «Кубанский государственный университет», д-ра экон. наук, профессора Шевченко И.В., подчеркнувшего, что недостаточно раскрыт вопрос обеспечения методической сопоставимости данных, поступающих от различных участников платформы – государственных органов, предприятий, кооперативов, финансовых институтов, логистических операторов и международных партнеров; заведующего кафедрой экономики предприятия и инноватики ФГБОУ ВО «Донецкий </w:t>
        <w:lastRenderedPageBreak/>
        <w:t>национальный технический университет», кандю эконю наук, доцента Мешкова А.В., указавшего, что требует дополнительного раскрытия механизм первичной мобилизации участников платформенной экосистемы, в частности инструменты первоначального подключения малых производителей, кооперативов, финансовых организаций и логистических операторов в условиях различий в уровне доверия, цифровых компетенций и готовности к формализации хозяйственных связей; заведующего кафедрой ЮНЕСКО, канд. юрид. наук, доцента Богатырева А.З. и заведующего кафедрой экономики и учетно-аналитических информационных систем ФГБОУ ВО «Кабардино-Балкарский государственный университет имени Х.М. Бербекова», д-ра экон. наук, профессора Шидова А.Х., отметивших, что недостаточно раскрыты механизмы оценки долгосрочной устойчивости платформенной экосистемы после завершения этапа проектного запуска, а также требует дополнительного пояснения система показателей, предназначенная для мониторинга жизнеспособности платформы, предотвращения институциональной инерции и своевременной корректировки управленческих решений. Все отзывы содержат вывод о том, что соискатель заслуживает присуждения ученой степени кандидата экономических наук.</w:t>
      </w:r>
    </w:p>
    <w:p w14:paraId="0188064E" w14:textId="7F6F6714" w:rsidR="00FD4917" w:rsidRDefault="009C39C7" w:rsidP="009C39C7">
      <w:pPr>
        <w:suppressAutoHyphens/>
        <w:spacing w:after="0" w:line="360" w:lineRule="auto"/>
        <w:ind w:firstLine="709"/>
        <w:jc w:val="both"/>
        <w:rPr>
          <w:rFonts w:ascii="Times New Roman" w:hAnsi="Times New Roman" w:cs="Times New Roman"/>
          <w:sz w:val="28"/>
          <w:szCs w:val="28"/>
        </w:rPr>
      </w:pPr>
      <w:r>
        <w:rPr>
          <w:rFonts w:ascii="Times New Roman" w:hAnsi="Times New Roman" w:cs="Times New Roman"/>
          <w:spacing w:val="-4"/>
          <w:sz w:val="28"/>
          <w:szCs w:val="28"/>
        </w:rPr>
        <w:t xml:space="preserve">Выбор официальных оппонентов обосновывается тем, что они являются признанными специалистами в области экономики инноваций, инновационного развития и мировой экономики, имеют публикации по тематике диссертационного исследования в рецензируемых научных изданиях (15 публикаций за последние пять лет у оппонента Камчатовой Е.Ю., 12 – у оппонента Ткаченко М.Ф.), дали письменное согласие на </w:t>
      </w:r>
      <w:r>
        <w:rPr>
          <w:rFonts w:ascii="Times New Roman" w:hAnsi="Times New Roman" w:cs="Times New Roman"/>
          <w:sz w:val="28"/>
          <w:szCs w:val="28"/>
        </w:rPr>
        <w:t>их назначение.</w:t>
      </w:r>
    </w:p>
    <w:p w14:paraId="6FD25E54" w14:textId="4F078601" w:rsidR="009C39C7" w:rsidRPr="00FD4917" w:rsidRDefault="009C39C7" w:rsidP="009C39C7">
      <w:pPr>
        <w:suppressAutoHyphen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Выбор ведущей организации – ФГАОУ ВО «Южный федеральный университет» – обусловлен его признанными научными достижениями в области инновационного развития, цифровой трансформации, региональной и мировой экономики, высоким научным авторитетом и компетентностью ученых по тематике диссертационного исследования (Е.И. Лазарева, Н.В. Матвеев, Н.Н. Евченко, Н.Г. Кетова и др.), что подтверждается наличием публикаций в рецензируемых научных изданиях (15 работ за последние пять лет), посвященных </w:t>
        <w:lastRenderedPageBreak/>
        <w:t>вопросам инновационного развития, цифровой трансформации экономики, международного менеджмента и платформенных механизмов развития, а также способностью объективно оценить его научную и практическую значимость.</w:t>
      </w:r>
    </w:p>
    <w:p w14:paraId="0C0B7829" w14:textId="77777777" w:rsidR="0051172F" w:rsidRPr="004A6477" w:rsidRDefault="0051172F" w:rsidP="001C2EF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Диссертационный совет отмечает, что на основании выполненных соискателем исследований:</w:t>
      </w:r>
    </w:p>
    <w:p w14:paraId="2F0D7385" w14:textId="374915BA" w:rsidR="00506F07" w:rsidRDefault="00506F07" w:rsidP="001C2EF5">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разработаны:</w:t>
      </w:r>
    </w:p>
    <w:p w14:paraId="2C1DEC77" w14:textId="660C75BA" w:rsidR="00261727" w:rsidRDefault="00FD198F" w:rsidP="00B63731">
      <w:pPr>
        <w:spacing w:after="0" w:line="360"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 xml:space="preserve">– </w:t>
      </w:r>
      <w:del w:id="9101" w:author="Claude" w:date="2026-06-30T00:00:00Z">
        <w:r>
          <w:rPr>
            <w:rFonts w:ascii="Times New Roman" w:hAnsi="Times New Roman" w:cs="Times New Roman"/>
            <w:bCs/>
            <w:iCs/>
            <w:color w:val="FF0000"/>
            <w:sz w:val="28"/>
            <w:szCs w:val="28"/>
          </w:rPr>
          <w:delText xml:space="preserve">модель платформенного механизма инновационно-инклюзивной трансформации экономики Республики Кот-д'Ивуар, включающая цифровую платформу как интеграционное ядро, институциональный, инфраструктурный и экономико-производственный контуры взаимодействия государства, бизнеса, финансовых институтов, научно-образовательных организаций и направленная на консолидацию потенциала участников национальной инновационной системы для повышения ее конкурентоспособности в глобальной среде </w:delText>
        </w:r>
      </w:del>
      <w:ins w:id="9102" w:author="Claude" w:date="2026-06-30T00:00:00Z">
        <w:r>
          <w:rPr>
            <w:rFonts w:ascii="Times New Roman" w:hAnsi="Times New Roman" w:cs="Times New Roman"/>
            <w:bCs/>
            <w:iCs/>
            <w:sz w:val="28"/>
            <w:szCs w:val="28"/>
          </w:rPr>
          <w:t xml:space="preserve">модель механизма платформенной организации инновационно-инклюзивного развития экономики Республики Кот-д'Ивуар, включающая цифровую платформу как интеграционное ядро, институциональный, инфраструктурный и экономико-производственный контуры взаимодействия государства, бизнеса, финансовых институтов, научно-образовательных организаций и направленная на консолидацию потенциала участников национальной инновационной системы для повышения ее конкурентоспособности в глобальной среде </w:t>
        </w:r>
      </w:ins>
      <w:r>
        <w:rPr>
          <w:rFonts w:ascii="Times New Roman" w:hAnsi="Times New Roman" w:cs="Times New Roman"/>
          <w:bCs/>
          <w:iCs/>
          <w:sz w:val="28"/>
          <w:szCs w:val="28"/>
        </w:rPr>
        <w:t>(с. 175-178);</w:t>
      </w:r>
    </w:p>
    <w:p w14:paraId="75F09BE3" w14:textId="09A829AD" w:rsidR="00261727" w:rsidRPr="00261727" w:rsidRDefault="00261727" w:rsidP="00261727">
      <w:pPr>
        <w:spacing w:after="0" w:line="360"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 xml:space="preserve">– архитектура цифровой платформы</w:t>
      </w:r>
      <w:del w:id="9103" w:author="Claude" w:date="2026-06-30T00:00:00Z">
        <w:r>
          <w:rPr>
            <w:rFonts w:ascii="Times New Roman" w:hAnsi="Times New Roman" w:cs="Times New Roman"/>
            <w:bCs/>
            <w:iCs/>
            <w:sz w:val="28"/>
            <w:szCs w:val="28"/>
          </w:rPr>
          <w:delText xml:space="preserve"> развития национальной инновационной системы, предусматривающая</w:delText>
        </w:r>
      </w:del>
      <w:ins w:id="9104" w:author="Claude" w:date="2026-06-30T00:00:00Z">
        <w:r>
          <w:rPr>
            <w:rFonts w:ascii="Times New Roman" w:hAnsi="Times New Roman" w:cs="Times New Roman"/>
            <w:bCs/>
            <w:iCs/>
            <w:sz w:val="28"/>
            <w:szCs w:val="28"/>
          </w:rPr>
          <w:t xml:space="preserve">, создаваемой в рамках развития национальной инновационной системы и предусматривающей</w:t>
        </w:r>
      </w:ins>
      <w:r>
        <w:rPr>
          <w:rFonts w:ascii="Times New Roman" w:hAnsi="Times New Roman" w:cs="Times New Roman"/>
          <w:bCs/>
          <w:iCs/>
          <w:sz w:val="28"/>
          <w:szCs w:val="28"/>
        </w:rPr>
        <w:t xml:space="preserve"> объединение производственных, финансовых, логистических, научно-образовательных и информационных сервисов в едином цифровом пространстве с целью </w:t>
      </w:r>
      <w:r>
        <w:rPr>
          <w:rFonts w:ascii="Times New Roman" w:hAnsi="Times New Roman" w:cs="Times New Roman"/>
          <w:bCs/>
          <w:iCs/>
          <w:color w:val="FF0000"/>
          <w:sz w:val="28"/>
          <w:szCs w:val="28"/>
        </w:rPr>
        <w:t xml:space="preserve">обеспечения </w:t>
      </w:r>
      <w:r>
        <w:rPr>
          <w:rFonts w:ascii="Times New Roman" w:hAnsi="Times New Roman" w:cs="Times New Roman"/>
          <w:bCs/>
          <w:iCs/>
          <w:sz w:val="28"/>
          <w:szCs w:val="28"/>
        </w:rPr>
        <w:t>сетевых эффектов и повышения связанности участников инновационного процесса (с.179-182);</w:t>
      </w:r>
    </w:p>
    <w:p w14:paraId="7F9ED09E" w14:textId="051882DB" w:rsidR="00261727" w:rsidRDefault="00403CAA" w:rsidP="00261727">
      <w:pPr>
        <w:spacing w:after="0" w:line="360"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 инстр</w:t>
      </w:r>
      <w:bookmarkStart w:id="0" w:name="_GoBack"/>
      <w:bookmarkEnd w:id="0"/>
      <w:r>
        <w:rPr>
          <w:rFonts w:ascii="Times New Roman" w:hAnsi="Times New Roman" w:cs="Times New Roman"/>
          <w:bCs/>
          <w:iCs/>
          <w:sz w:val="28"/>
          <w:szCs w:val="28"/>
        </w:rPr>
        <w:t xml:space="preserve">ументарий сценарного моделирования </w:t>
      </w:r>
      <w:r>
        <w:rPr>
          <w:rFonts w:ascii="Times New Roman" w:hAnsi="Times New Roman" w:cs="Times New Roman"/>
          <w:bCs/>
          <w:iCs/>
          <w:color w:val="FF0000"/>
          <w:sz w:val="28"/>
          <w:szCs w:val="28"/>
        </w:rPr>
        <w:t>инновационно-ориентированной</w:t>
      </w:r>
      <w:r>
        <w:rPr>
          <w:rFonts w:ascii="Times New Roman" w:hAnsi="Times New Roman" w:cs="Times New Roman"/>
          <w:bCs/>
          <w:iCs/>
          <w:sz w:val="28"/>
          <w:szCs w:val="28"/>
        </w:rPr>
        <w:t xml:space="preserve"> трансформации экономики, основанный на использовании цифрового симулятора многокластерных взаимодействий для оценки последствий альтернативных вариантов инновационного развития (с.199-206);</w:t>
      </w:r>
    </w:p>
    <w:p w14:paraId="52BF8BCA" w14:textId="32AB1796" w:rsidR="00506F07" w:rsidRDefault="00506F07" w:rsidP="00E431BD">
      <w:pPr>
        <w:widowControl w:val="0"/>
        <w:spacing w:after="0" w:line="353"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предложены:</w:t>
      </w:r>
    </w:p>
    <w:p w14:paraId="400B379E" w14:textId="0E75C3CF" w:rsidR="00075F87" w:rsidRDefault="00075F87" w:rsidP="00075F87">
      <w:pPr>
        <w:widowControl w:val="0"/>
        <w:spacing w:after="0" w:line="353"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 xml:space="preserve">– методический подход к диагностике </w:t>
      </w:r>
      <w:r>
        <w:rPr>
          <w:rFonts w:ascii="Times New Roman" w:hAnsi="Times New Roman" w:cs="Times New Roman"/>
          <w:bCs/>
          <w:iCs/>
          <w:color w:val="FF0000"/>
          <w:sz w:val="28"/>
          <w:szCs w:val="28"/>
        </w:rPr>
        <w:t xml:space="preserve">уровня </w:t>
      </w:r>
      <w:r>
        <w:rPr>
          <w:rFonts w:ascii="Times New Roman" w:hAnsi="Times New Roman" w:cs="Times New Roman"/>
          <w:bCs/>
          <w:iCs/>
          <w:sz w:val="28"/>
          <w:szCs w:val="28"/>
        </w:rPr>
        <w:t xml:space="preserve">инновационно-инклюзивного развития регионов развивающихся стран посредством интеграции </w:t>
      </w:r>
      <w:r>
        <w:rPr>
          <w:rFonts w:ascii="Times New Roman" w:hAnsi="Times New Roman" w:cs="Times New Roman"/>
          <w:bCs/>
          <w:iCs/>
          <w:color w:val="FF0000"/>
          <w:sz w:val="28"/>
          <w:szCs w:val="28"/>
        </w:rPr>
        <w:t>системы индикаторов</w:t>
      </w:r>
      <w:r>
        <w:rPr>
          <w:rFonts w:ascii="Times New Roman" w:hAnsi="Times New Roman" w:cs="Times New Roman"/>
          <w:bCs/>
          <w:iCs/>
          <w:sz w:val="28"/>
          <w:szCs w:val="28"/>
        </w:rPr>
        <w:t xml:space="preserve">, типологизации, причинно-структурного моделирования, моделирования латентных переменных и квазиэкспериментальных методов, позволяющий перейти от фрагментарного </w:t>
      </w:r>
      <w:r>
        <w:rPr>
          <w:rFonts w:ascii="Times New Roman" w:hAnsi="Times New Roman" w:cs="Times New Roman"/>
          <w:bCs/>
          <w:iCs/>
          <w:color w:val="FF0000"/>
          <w:sz w:val="28"/>
          <w:szCs w:val="28"/>
        </w:rPr>
        <w:t xml:space="preserve">анализа </w:t>
      </w:r>
      <w:r>
        <w:rPr>
          <w:rFonts w:ascii="Times New Roman" w:hAnsi="Times New Roman" w:cs="Times New Roman"/>
          <w:bCs/>
          <w:iCs/>
          <w:sz w:val="28"/>
          <w:szCs w:val="28"/>
        </w:rPr>
        <w:t xml:space="preserve">инновационной активности и цифровизации к </w:t>
      </w:r>
      <w:r>
        <w:rPr>
          <w:rFonts w:ascii="Times New Roman" w:hAnsi="Times New Roman" w:cs="Times New Roman"/>
          <w:bCs/>
          <w:iCs/>
          <w:color w:val="FF0000"/>
          <w:sz w:val="28"/>
          <w:szCs w:val="28"/>
        </w:rPr>
        <w:t xml:space="preserve">оценке </w:t>
      </w:r>
      <w:r>
        <w:rPr>
          <w:rFonts w:ascii="Times New Roman" w:hAnsi="Times New Roman" w:cs="Times New Roman"/>
          <w:bCs/>
          <w:iCs/>
          <w:sz w:val="28"/>
          <w:szCs w:val="28"/>
        </w:rPr>
        <w:t xml:space="preserve">экономических, институциональных и социальных эффектов структурных </w:t>
      </w:r>
      <w:r>
        <w:rPr>
          <w:rFonts w:ascii="Times New Roman" w:hAnsi="Times New Roman" w:cs="Times New Roman"/>
          <w:bCs/>
          <w:iCs/>
          <w:color w:val="FF0000"/>
          <w:sz w:val="28"/>
          <w:szCs w:val="28"/>
        </w:rPr>
        <w:t xml:space="preserve">преобразований </w:t>
      </w:r>
      <w:r>
        <w:rPr>
          <w:rFonts w:ascii="Times New Roman" w:hAnsi="Times New Roman" w:cs="Times New Roman"/>
          <w:bCs/>
          <w:iCs/>
          <w:sz w:val="28"/>
          <w:szCs w:val="28"/>
        </w:rPr>
        <w:t>экономики (с. 78-84);</w:t>
      </w:r>
    </w:p>
    <w:p w14:paraId="0B64B7F4" w14:textId="36710CA7" w:rsidR="00370834" w:rsidRDefault="00370834" w:rsidP="00075F87">
      <w:pPr>
        <w:widowControl w:val="0"/>
        <w:spacing w:after="0" w:line="353"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 xml:space="preserve">– рекомендации по </w:t>
      </w:r>
      <w:r>
        <w:rPr>
          <w:rFonts w:ascii="Times New Roman" w:hAnsi="Times New Roman" w:cs="Times New Roman"/>
          <w:bCs/>
          <w:iCs/>
          <w:color w:val="FF0000"/>
          <w:sz w:val="28"/>
          <w:szCs w:val="28"/>
        </w:rPr>
        <w:t xml:space="preserve">определению </w:t>
      </w:r>
      <w:r>
        <w:rPr>
          <w:rFonts w:ascii="Times New Roman" w:hAnsi="Times New Roman" w:cs="Times New Roman"/>
          <w:bCs/>
          <w:iCs/>
          <w:sz w:val="28"/>
          <w:szCs w:val="28"/>
        </w:rPr>
        <w:t>устойчивых траекторий инновационно-</w:t>
        <w:lastRenderedPageBreak/>
        <w:t xml:space="preserve">инклюзивного развития Республики Кот-д'Ивуар на основе DAG-моделирования и PLS-регрессии, направленные на </w:t>
      </w:r>
      <w:r>
        <w:rPr>
          <w:rFonts w:ascii="Times New Roman" w:hAnsi="Times New Roman" w:cs="Times New Roman"/>
          <w:bCs/>
          <w:iCs/>
          <w:color w:val="FF0000"/>
          <w:sz w:val="28"/>
          <w:szCs w:val="28"/>
        </w:rPr>
        <w:t xml:space="preserve">выявление </w:t>
      </w:r>
      <w:r>
        <w:rPr>
          <w:rFonts w:ascii="Times New Roman" w:hAnsi="Times New Roman" w:cs="Times New Roman"/>
          <w:bCs/>
          <w:iCs/>
          <w:sz w:val="28"/>
          <w:szCs w:val="28"/>
        </w:rPr>
        <w:t xml:space="preserve">причинно-следственных взаимосвязей между целями устойчивого развития, </w:t>
      </w:r>
      <w:r>
        <w:rPr>
          <w:rFonts w:ascii="Times New Roman" w:hAnsi="Times New Roman" w:cs="Times New Roman"/>
          <w:bCs/>
          <w:iCs/>
          <w:color w:val="FF0000"/>
          <w:sz w:val="28"/>
          <w:szCs w:val="28"/>
        </w:rPr>
        <w:t xml:space="preserve">идентификацию </w:t>
      </w:r>
      <w:r>
        <w:rPr>
          <w:rFonts w:ascii="Times New Roman" w:hAnsi="Times New Roman" w:cs="Times New Roman"/>
          <w:bCs/>
          <w:iCs/>
          <w:sz w:val="28"/>
          <w:szCs w:val="28"/>
        </w:rPr>
        <w:t xml:space="preserve">ключевых факторов экономического роста, их мультипликативного </w:t>
      </w:r>
      <w:r>
        <w:rPr>
          <w:rFonts w:ascii="Times New Roman" w:hAnsi="Times New Roman" w:cs="Times New Roman"/>
          <w:bCs/>
          <w:iCs/>
          <w:color w:val="FF0000"/>
          <w:sz w:val="28"/>
          <w:szCs w:val="28"/>
        </w:rPr>
        <w:t xml:space="preserve">воздействия </w:t>
      </w:r>
      <w:r>
        <w:rPr>
          <w:rFonts w:ascii="Times New Roman" w:hAnsi="Times New Roman" w:cs="Times New Roman"/>
          <w:bCs/>
          <w:iCs/>
          <w:sz w:val="28"/>
          <w:szCs w:val="28"/>
        </w:rPr>
        <w:t>и обоснование приоритетов государственной инновационной политики (с.116-129):</w:t>
      </w:r>
    </w:p>
    <w:p w14:paraId="5DA64725" w14:textId="428EC089" w:rsidR="00094547" w:rsidRDefault="00094547" w:rsidP="00075F87">
      <w:pPr>
        <w:widowControl w:val="0"/>
        <w:spacing w:after="0" w:line="353"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 xml:space="preserve">– инновационный проект </w:t>
      </w:r>
      <w:r>
        <w:rPr>
          <w:rFonts w:ascii="Times New Roman" w:hAnsi="Times New Roman" w:cs="Times New Roman"/>
          <w:bCs/>
          <w:iCs/>
          <w:color w:val="FF0000"/>
          <w:sz w:val="28"/>
          <w:szCs w:val="28"/>
        </w:rPr>
        <w:t xml:space="preserve">по созданию </w:t>
      </w:r>
      <w:r>
        <w:rPr>
          <w:rFonts w:ascii="Times New Roman" w:hAnsi="Times New Roman" w:cs="Times New Roman"/>
          <w:bCs/>
          <w:iCs/>
          <w:sz w:val="28"/>
          <w:szCs w:val="28"/>
        </w:rPr>
        <w:t xml:space="preserve">цифровой платформы «Берег Восхода» Республики Кот-д'Ивуар с кластерной архитектурой организации взаимодействия субъектов инновационной деятельности в </w:t>
      </w:r>
      <w:r>
        <w:rPr>
          <w:rFonts w:ascii="Times New Roman" w:hAnsi="Times New Roman" w:cs="Times New Roman"/>
          <w:bCs/>
          <w:iCs/>
          <w:color w:val="FF0000"/>
          <w:sz w:val="28"/>
          <w:szCs w:val="28"/>
        </w:rPr>
        <w:t xml:space="preserve">рамках </w:t>
      </w:r>
      <w:r>
        <w:rPr>
          <w:rFonts w:ascii="Times New Roman" w:hAnsi="Times New Roman" w:cs="Times New Roman"/>
          <w:bCs/>
          <w:iCs/>
          <w:sz w:val="28"/>
          <w:szCs w:val="28"/>
        </w:rPr>
        <w:t>единой инновационно-производственной экосистемы (с. 183-198);</w:t>
      </w:r>
    </w:p>
    <w:p w14:paraId="44F0711F" w14:textId="77DB223C" w:rsidR="00A91BEA" w:rsidRDefault="00A91BEA" w:rsidP="00075F87">
      <w:pPr>
        <w:widowControl w:val="0"/>
        <w:spacing w:after="0" w:line="353"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 xml:space="preserve">– </w:t>
      </w:r>
      <w:r>
        <w:rPr>
          <w:rFonts w:ascii="Times New Roman" w:hAnsi="Times New Roman" w:cs="Times New Roman"/>
          <w:bCs/>
          <w:iCs/>
          <w:color w:val="FF0000"/>
          <w:sz w:val="28"/>
          <w:szCs w:val="28"/>
        </w:rPr>
        <w:t xml:space="preserve">институционально-социальный контур регулирования платформенного механизма </w:t>
      </w:r>
      <w:del w:id="9105" w:author="Claude" w:date="2026-06-30T00:00:00Z">
        <w:r>
          <w:rPr>
            <w:rFonts w:ascii="Times New Roman" w:hAnsi="Times New Roman" w:cs="Times New Roman"/>
            <w:bCs/>
            <w:iCs/>
            <w:color w:val="FF0000"/>
            <w:sz w:val="28"/>
            <w:szCs w:val="28"/>
          </w:rPr>
          <w:delText xml:space="preserve">развития национальной инновационной системы Республики Кот-д'Ивуар </w:delText>
        </w:r>
      </w:del>
      <w:ins w:id="9106" w:author="Claude" w:date="2026-06-30T00:00:00Z">
        <w:r>
          <w:rPr>
            <w:rFonts w:ascii="Times New Roman" w:hAnsi="Times New Roman" w:cs="Times New Roman"/>
            <w:bCs/>
            <w:iCs/>
            <w:sz w:val="28"/>
            <w:szCs w:val="28"/>
          </w:rPr>
          <w:t xml:space="preserve">в рамках развития национальной инновационной системы Республики Кот-д'Ивуар, действующего </w:t>
        </w:r>
      </w:ins>
      <w:r>
        <w:rPr>
          <w:rFonts w:ascii="Times New Roman" w:hAnsi="Times New Roman" w:cs="Times New Roman"/>
          <w:bCs/>
          <w:iCs/>
          <w:sz w:val="28"/>
          <w:szCs w:val="28"/>
        </w:rPr>
        <w:t>посредством сочетания принципов философии фронтира, корпоративной социальной ответственности и концепции Убунту (с.212-234);</w:t>
      </w:r>
    </w:p>
    <w:p w14:paraId="2CB74BD6" w14:textId="22508388" w:rsidR="009C3F90" w:rsidRDefault="00506F07" w:rsidP="00E431BD">
      <w:pPr>
        <w:widowControl w:val="0"/>
        <w:spacing w:after="0" w:line="353" w:lineRule="auto"/>
        <w:ind w:firstLine="709"/>
        <w:jc w:val="both"/>
        <w:rPr>
          <w:rFonts w:ascii="Times New Roman" w:hAnsi="Times New Roman" w:cs="Times New Roman"/>
          <w:b/>
          <w:i/>
          <w:sz w:val="28"/>
          <w:szCs w:val="28"/>
        </w:rPr>
      </w:pPr>
      <w:r>
        <w:rPr>
          <w:rFonts w:ascii="Times New Roman" w:hAnsi="Times New Roman" w:cs="Times New Roman"/>
          <w:b/>
          <w:i/>
          <w:sz w:val="28"/>
          <w:szCs w:val="28"/>
        </w:rPr>
        <w:t xml:space="preserve">доказаны: </w:t>
      </w:r>
    </w:p>
    <w:p w14:paraId="36E78789" w14:textId="41831187" w:rsidR="00094547" w:rsidRDefault="00094547" w:rsidP="00094547">
      <w:pPr>
        <w:widowControl w:val="0"/>
        <w:spacing w:after="0" w:line="353"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 xml:space="preserve">– зависимость масштабов интеграции Республики Кот-д'Ивуар в региональные и глобальные цепочки создания стоимости от пространственной </w:t>
      </w:r>
      <w:r>
        <w:rPr>
          <w:rFonts w:ascii="Times New Roman" w:hAnsi="Times New Roman" w:cs="Times New Roman"/>
          <w:bCs/>
          <w:iCs/>
          <w:color w:val="FF0000"/>
          <w:sz w:val="28"/>
          <w:szCs w:val="28"/>
        </w:rPr>
        <w:t xml:space="preserve">локализации </w:t>
      </w:r>
      <w:r>
        <w:rPr>
          <w:rFonts w:ascii="Times New Roman" w:hAnsi="Times New Roman" w:cs="Times New Roman"/>
          <w:bCs/>
          <w:iCs/>
          <w:sz w:val="28"/>
          <w:szCs w:val="28"/>
        </w:rPr>
        <w:t xml:space="preserve">инновационного потенциала, </w:t>
      </w:r>
      <w:r>
        <w:rPr>
          <w:rFonts w:ascii="Times New Roman" w:hAnsi="Times New Roman" w:cs="Times New Roman"/>
          <w:bCs/>
          <w:iCs/>
          <w:color w:val="FF0000"/>
          <w:sz w:val="28"/>
          <w:szCs w:val="28"/>
        </w:rPr>
        <w:t xml:space="preserve">уровня </w:t>
      </w:r>
      <w:r>
        <w:rPr>
          <w:rFonts w:ascii="Times New Roman" w:hAnsi="Times New Roman" w:cs="Times New Roman"/>
          <w:bCs/>
          <w:iCs/>
          <w:sz w:val="28"/>
          <w:szCs w:val="28"/>
        </w:rPr>
        <w:t xml:space="preserve">цифровой связанности территорий и </w:t>
      </w:r>
      <w:r>
        <w:rPr>
          <w:rFonts w:ascii="Times New Roman" w:hAnsi="Times New Roman" w:cs="Times New Roman"/>
          <w:bCs/>
          <w:iCs/>
          <w:color w:val="FF0000"/>
          <w:sz w:val="28"/>
          <w:szCs w:val="28"/>
        </w:rPr>
        <w:t xml:space="preserve">степени </w:t>
      </w:r>
      <w:r>
        <w:rPr>
          <w:rFonts w:ascii="Times New Roman" w:hAnsi="Times New Roman" w:cs="Times New Roman"/>
          <w:bCs/>
          <w:iCs/>
          <w:sz w:val="28"/>
          <w:szCs w:val="28"/>
        </w:rPr>
        <w:t>институциональной вовлеченности хозяйствующих субъектов (с. 137-153);</w:t>
      </w:r>
    </w:p>
    <w:p w14:paraId="57A78C02" w14:textId="06BBFEFE" w:rsidR="00297187" w:rsidRPr="006F074D" w:rsidRDefault="00370834" w:rsidP="0007146A">
      <w:pPr>
        <w:widowControl w:val="0"/>
        <w:spacing w:after="0" w:line="353"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 xml:space="preserve">– ограниченность моноотраслевой стратегии развития страны на основе наращивания переработки какао-бобов и обоснована экономическая целесообразность перехода к платформенной многокластерной модели, обеспечивающей </w:t>
      </w:r>
      <w:r>
        <w:rPr>
          <w:rFonts w:ascii="Times New Roman" w:hAnsi="Times New Roman" w:cs="Times New Roman"/>
          <w:bCs/>
          <w:iCs/>
          <w:color w:val="FF0000"/>
          <w:sz w:val="28"/>
          <w:szCs w:val="28"/>
        </w:rPr>
        <w:t xml:space="preserve">наибольший </w:t>
      </w:r>
      <w:r>
        <w:rPr>
          <w:rFonts w:ascii="Times New Roman" w:hAnsi="Times New Roman" w:cs="Times New Roman"/>
          <w:bCs/>
          <w:iCs/>
          <w:sz w:val="28"/>
          <w:szCs w:val="28"/>
        </w:rPr>
        <w:t xml:space="preserve">прирост добавленной стоимости, инвестиционной отдачи и </w:t>
      </w:r>
      <w:r>
        <w:rPr>
          <w:rFonts w:ascii="Times New Roman" w:hAnsi="Times New Roman" w:cs="Times New Roman"/>
          <w:bCs/>
          <w:iCs/>
          <w:color w:val="FF0000"/>
          <w:sz w:val="28"/>
          <w:szCs w:val="28"/>
        </w:rPr>
        <w:t xml:space="preserve">резильентность </w:t>
      </w:r>
      <w:r>
        <w:rPr>
          <w:rFonts w:ascii="Times New Roman" w:hAnsi="Times New Roman" w:cs="Times New Roman"/>
          <w:bCs/>
          <w:iCs/>
          <w:sz w:val="28"/>
          <w:szCs w:val="28"/>
        </w:rPr>
        <w:t>национальной экономики к внешним ценовым шокам (с.159-162);</w:t>
      </w:r>
    </w:p>
    <w:p w14:paraId="03FE5EBE" w14:textId="04D417F4" w:rsidR="00CD415D" w:rsidRPr="004A6477" w:rsidRDefault="00506F07" w:rsidP="001C2EF5">
      <w:pPr>
        <w:spacing w:after="0" w:line="36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введены:</w:t>
      </w:r>
    </w:p>
    <w:p w14:paraId="6901F2A9" w14:textId="275162B2" w:rsidR="0095076B" w:rsidRPr="004A6477" w:rsidRDefault="00373366" w:rsidP="001C2EF5">
      <w:pPr>
        <w:tabs>
          <w:tab w:val="left" w:pos="142"/>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авторская трактовка инновационно-инклюзивного развития как типа экономической динамики, при котором инновации выступают основным источником структурных изменений и роста производительности, а инклюзивность рассматривается в качестве принципа организации инновационного процесса и распределения его результатов, что расширяет теоретические подходы к </w:t>
        <w:lastRenderedPageBreak/>
        <w:t xml:space="preserve">исследованию механизмов инновационной трансформации развивающихся экономик в условиях цифровизации </w:t>
      </w:r>
      <w:r>
        <w:rPr>
          <w:rFonts w:ascii="Times New Roman" w:eastAsia="Times New Roman" w:hAnsi="Times New Roman" w:cs="Times New Roman"/>
          <w:sz w:val="28"/>
          <w:szCs w:val="28"/>
        </w:rPr>
        <w:t>(с. 31).</w:t>
      </w:r>
    </w:p>
    <w:p w14:paraId="1F14FAD8" w14:textId="31E96E14" w:rsidR="003958EB" w:rsidRPr="004A6477" w:rsidRDefault="003958EB" w:rsidP="001C2EF5">
      <w:pPr>
        <w:tabs>
          <w:tab w:val="left" w:pos="142"/>
        </w:tabs>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Теоретическая значимость исследования обоснована тем, что:</w:t>
      </w:r>
    </w:p>
    <w:p w14:paraId="22C01193" w14:textId="04CECE6B" w:rsidR="00FA20D1" w:rsidRDefault="002E6496" w:rsidP="00373366">
      <w:pPr>
        <w:widowControl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доказана необходимость интеграции платформенного подхода к организации инновационных взаимодействий, процессов цифровизации, института доверия и принципов инновационной инклюзивности для сформирования целостной концепции инновационно-инклюзивного развития национальных и региональных инновационных систем развивающихся стран в условиях </w:t>
      </w:r>
      <w:r>
        <w:rPr>
          <w:rFonts w:ascii="Times New Roman" w:hAnsi="Times New Roman" w:cs="Times New Roman"/>
          <w:bCs/>
          <w:color w:val="FF0000"/>
          <w:sz w:val="28"/>
          <w:szCs w:val="28"/>
        </w:rPr>
        <w:t>цифровой среды</w:t>
      </w:r>
      <w:r>
        <w:rPr>
          <w:rFonts w:ascii="Times New Roman" w:hAnsi="Times New Roman" w:cs="Times New Roman"/>
          <w:bCs/>
          <w:sz w:val="28"/>
          <w:szCs w:val="28"/>
        </w:rPr>
        <w:t xml:space="preserve"> (с. 20-30, 32-47, 51-60);</w:t>
      </w:r>
    </w:p>
    <w:p w14:paraId="1851D267" w14:textId="60352A21" w:rsidR="00323A79" w:rsidRDefault="00EF3875" w:rsidP="00EF3875">
      <w:pPr>
        <w:widowControl w:val="0"/>
        <w:spacing w:after="0" w:line="360" w:lineRule="auto"/>
        <w:ind w:firstLine="709"/>
        <w:jc w:val="both"/>
        <w:rPr>
          <w:rFonts w:ascii="Times New Roman" w:hAnsi="Times New Roman" w:cs="Times New Roman"/>
          <w:sz w:val="28"/>
          <w:szCs w:val="28"/>
        </w:rPr>
      </w:pPr>
      <w:r>
        <w:rPr>
          <w:rFonts w:ascii="Times New Roman" w:hAnsi="Times New Roman" w:cs="Times New Roman"/>
          <w:bCs/>
          <w:sz w:val="28"/>
          <w:szCs w:val="28"/>
        </w:rPr>
        <w:t>– применительно к проблематике диссертации результативно использованы диалектический и системный подходы, методы институционального, экономико-статистического и эконометрического анализа (DAG-моделирование, PLS-регрессия, квазиэкспериментальные методы), а также логическое моделирование для разработки и обоснования организационно-экономических решений по развитию национальной инновационной системы Республики Кот-д'Ивуар</w:t>
      </w:r>
      <w:r>
        <w:rPr>
          <w:rFonts w:ascii="Times New Roman" w:hAnsi="Times New Roman" w:cs="Times New Roman"/>
          <w:sz w:val="28"/>
          <w:szCs w:val="28"/>
        </w:rPr>
        <w:t xml:space="preserve"> (с. 117, 173, 201);</w:t>
      </w:r>
    </w:p>
    <w:p w14:paraId="7C76E93E" w14:textId="0890F16B" w:rsidR="00EF3875" w:rsidRDefault="00EF3875" w:rsidP="00EF3875">
      <w:pPr>
        <w:widowControl w:val="0"/>
        <w:spacing w:after="0" w:line="360" w:lineRule="auto"/>
        <w:ind w:firstLine="709"/>
        <w:jc w:val="both"/>
        <w:rPr>
          <w:rFonts w:ascii="Times New Roman" w:hAnsi="Times New Roman" w:cs="Times New Roman"/>
          <w:bCs/>
          <w:iCs/>
          <w:sz w:val="28"/>
          <w:szCs w:val="28"/>
        </w:rPr>
      </w:pPr>
      <w:r>
        <w:rPr>
          <w:rFonts w:ascii="Times New Roman" w:hAnsi="Times New Roman" w:cs="Times New Roman"/>
          <w:bCs/>
          <w:sz w:val="28"/>
          <w:szCs w:val="28"/>
        </w:rPr>
        <w:t xml:space="preserve">– раскрыты содержание, особенности трансформации и функциональная роль институциональных, организационно-координационных, финансовых, пространственных, информационно-коммуникационных и процессных механизмов развития национальных и региональных инновационных систем при переходе к инновационно-инклюзивной модели развития развивающихся стран </w:t>
      </w:r>
      <w:r>
        <w:rPr>
          <w:rFonts w:ascii="Times New Roman" w:hAnsi="Times New Roman" w:cs="Times New Roman"/>
          <w:bCs/>
          <w:iCs/>
          <w:sz w:val="28"/>
          <w:szCs w:val="28"/>
        </w:rPr>
        <w:t>(с.48-50);</w:t>
      </w:r>
    </w:p>
    <w:p w14:paraId="3B8A3AA9" w14:textId="5CED13FB" w:rsidR="008E0B05" w:rsidRDefault="008E0B05" w:rsidP="00EF3875">
      <w:pPr>
        <w:widowControl w:val="0"/>
        <w:spacing w:after="0" w:line="360"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 xml:space="preserve">– </w:t>
      </w:r>
      <w:r>
        <w:rPr>
          <w:rFonts w:ascii="Times New Roman" w:hAnsi="Times New Roman" w:cs="Times New Roman"/>
          <w:bCs/>
          <w:iCs/>
          <w:spacing w:val="-2"/>
          <w:sz w:val="28"/>
          <w:szCs w:val="28"/>
        </w:rPr>
        <w:t xml:space="preserve">выявлена несогласованность существующих подходов к оценке инновационного, инклюзивного развития и цифровой платформизации, обусловленная их разрозненностью, недостаточным учетом институциональных и пространственных факторов и отсутствием единого аналитического инструментария, что предопределило разработку комплексного методического подхода к </w:t>
      </w:r>
      <w:r>
        <w:rPr>
          <w:rFonts w:ascii="Times New Roman" w:hAnsi="Times New Roman" w:cs="Times New Roman"/>
          <w:bCs/>
          <w:iCs/>
          <w:color w:val="FF0000"/>
          <w:spacing w:val="-2"/>
          <w:sz w:val="28"/>
          <w:szCs w:val="28"/>
        </w:rPr>
        <w:t xml:space="preserve">оценке </w:t>
      </w:r>
      <w:r>
        <w:rPr>
          <w:rFonts w:ascii="Times New Roman" w:hAnsi="Times New Roman" w:cs="Times New Roman"/>
          <w:bCs/>
          <w:iCs/>
          <w:spacing w:val="-2"/>
          <w:sz w:val="28"/>
          <w:szCs w:val="28"/>
        </w:rPr>
        <w:t>инновационно-инклюзивного развития территорий (с. 61-77);</w:t>
      </w:r>
    </w:p>
    <w:p w14:paraId="6D372F3C" w14:textId="0BF27544" w:rsidR="00583E09" w:rsidRPr="00EF3875" w:rsidRDefault="00583E09" w:rsidP="00583E09">
      <w:pPr>
        <w:widowControl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выделены ключевые факторы продвижения Республики Кот-д'Ивуар в более высокодоходные сегменты международных рынков, включающие </w:t>
        <w:lastRenderedPageBreak/>
        <w:t xml:space="preserve">пространственную локализацию инновационного потенциала, цифровую связанность территорий, институциональную включенность локальных производителей и структуру внешнеэкономического участия (с.154-155); </w:t>
      </w:r>
    </w:p>
    <w:p w14:paraId="7301AA3B" w14:textId="7EA81A3B" w:rsidR="00A940AE" w:rsidRDefault="009A55B5" w:rsidP="003B0E24">
      <w:pPr>
        <w:widowControl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изложена идея исследования влияния финансовой доступности на экспортный потенциал предприятий посредством применения квазиэкспериментального инструментария сопоставления значений показателя склонности, </w:t>
      </w:r>
      <w:r>
        <w:rPr>
          <w:rFonts w:ascii="Times New Roman" w:hAnsi="Times New Roman" w:cs="Times New Roman"/>
          <w:bCs/>
          <w:color w:val="FF0000"/>
          <w:sz w:val="28"/>
          <w:szCs w:val="28"/>
        </w:rPr>
        <w:t>что позволило выявить скрытые резервы вовлечения хозяйствующих субъектов в процессы инновационно-инклюзивного развития</w:t>
      </w:r>
      <w:r>
        <w:rPr>
          <w:rFonts w:ascii="Times New Roman" w:hAnsi="Times New Roman" w:cs="Times New Roman"/>
          <w:bCs/>
          <w:sz w:val="28"/>
          <w:szCs w:val="28"/>
        </w:rPr>
        <w:t xml:space="preserve"> (с.163-174); </w:t>
      </w:r>
    </w:p>
    <w:p w14:paraId="41001D35" w14:textId="206825D0" w:rsidR="008E0B05" w:rsidRPr="008E0B05" w:rsidRDefault="009A003D" w:rsidP="008E0B05">
      <w:pPr>
        <w:widowControl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определены условия реализации платформенной трансформации экономики Республики Кот-д'Ивуар, </w:t>
      </w:r>
      <w:r>
        <w:rPr>
          <w:rFonts w:ascii="Times New Roman" w:hAnsi="Times New Roman" w:cs="Times New Roman"/>
          <w:bCs/>
          <w:color w:val="FF0000"/>
          <w:sz w:val="28"/>
          <w:szCs w:val="28"/>
        </w:rPr>
        <w:t xml:space="preserve">предусматривающие </w:t>
      </w:r>
      <w:r>
        <w:rPr>
          <w:rFonts w:ascii="Times New Roman" w:hAnsi="Times New Roman" w:cs="Times New Roman"/>
          <w:bCs/>
          <w:sz w:val="28"/>
          <w:szCs w:val="28"/>
        </w:rPr>
        <w:t>поэтапное развертывание кластеров, диверсификацию источников финансирования, развитие механизмов государственно-частного партнерства и системное управление рисками (с. 207-211);</w:t>
      </w:r>
    </w:p>
    <w:p w14:paraId="4766047E" w14:textId="187DED13" w:rsidR="00AF05A9" w:rsidRPr="0012539C" w:rsidRDefault="00FC1147" w:rsidP="0012539C">
      <w:pPr>
        <w:widowControl w:val="0"/>
        <w:tabs>
          <w:tab w:val="left" w:pos="142"/>
        </w:tabs>
        <w:spacing w:after="0" w:line="360" w:lineRule="auto"/>
        <w:ind w:firstLine="709"/>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 проведена модернизация инструментария </w:t>
      </w:r>
      <w:r>
        <w:rPr>
          <w:rFonts w:ascii="Times New Roman" w:hAnsi="Times New Roman" w:cs="Times New Roman"/>
          <w:bCs/>
          <w:color w:val="FF0000"/>
          <w:spacing w:val="-4"/>
          <w:sz w:val="28"/>
          <w:szCs w:val="28"/>
        </w:rPr>
        <w:t xml:space="preserve">диагностики </w:t>
      </w:r>
      <w:r>
        <w:rPr>
          <w:rFonts w:ascii="Times New Roman" w:hAnsi="Times New Roman" w:cs="Times New Roman"/>
          <w:spacing w:val="-4"/>
          <w:sz w:val="28"/>
          <w:szCs w:val="28"/>
        </w:rPr>
        <w:t xml:space="preserve">готовности территорий к платформенной трансформации посредством дополнения матрицы пространственным </w:t>
      </w:r>
      <w:r>
        <w:rPr>
          <w:rFonts w:ascii="Times New Roman" w:hAnsi="Times New Roman" w:cs="Times New Roman"/>
          <w:color w:val="FF0000"/>
          <w:spacing w:val="-4"/>
          <w:sz w:val="28"/>
          <w:szCs w:val="28"/>
        </w:rPr>
        <w:t xml:space="preserve">анализом </w:t>
      </w:r>
      <w:r>
        <w:rPr>
          <w:rFonts w:ascii="Times New Roman" w:hAnsi="Times New Roman" w:cs="Times New Roman"/>
          <w:spacing w:val="-4"/>
          <w:sz w:val="28"/>
          <w:szCs w:val="28"/>
        </w:rPr>
        <w:t xml:space="preserve">рисков и </w:t>
      </w:r>
      <w:r>
        <w:rPr>
          <w:rFonts w:ascii="Times New Roman" w:hAnsi="Times New Roman" w:cs="Times New Roman"/>
          <w:color w:val="FF0000"/>
          <w:spacing w:val="-4"/>
          <w:sz w:val="28"/>
          <w:szCs w:val="28"/>
        </w:rPr>
        <w:t xml:space="preserve">картированием уровня </w:t>
      </w:r>
      <w:r>
        <w:rPr>
          <w:rFonts w:ascii="Times New Roman" w:hAnsi="Times New Roman" w:cs="Times New Roman"/>
          <w:spacing w:val="-4"/>
          <w:sz w:val="28"/>
          <w:szCs w:val="28"/>
        </w:rPr>
        <w:t xml:space="preserve">цифровой зрелости, </w:t>
      </w:r>
      <w:r>
        <w:rPr>
          <w:rFonts w:ascii="Times New Roman" w:hAnsi="Times New Roman" w:cs="Times New Roman"/>
          <w:spacing w:val="-6"/>
          <w:sz w:val="28"/>
          <w:szCs w:val="28"/>
        </w:rPr>
        <w:t>обеспечивает дифференцированный выбор пилотных территорий внедрения цифровых платформ</w:t>
      </w:r>
      <w:r>
        <w:rPr>
          <w:rFonts w:ascii="Times New Roman" w:hAnsi="Times New Roman" w:cs="Times New Roman"/>
          <w:spacing w:val="-4"/>
          <w:sz w:val="28"/>
          <w:szCs w:val="28"/>
        </w:rPr>
        <w:t xml:space="preserve"> и </w:t>
      </w:r>
      <w:r>
        <w:rPr>
          <w:rFonts w:ascii="Times New Roman" w:hAnsi="Times New Roman" w:cs="Times New Roman"/>
          <w:color w:val="FF0000"/>
          <w:spacing w:val="-4"/>
          <w:sz w:val="28"/>
          <w:szCs w:val="28"/>
        </w:rPr>
        <w:t xml:space="preserve">реализацию адресных </w:t>
      </w:r>
      <w:r>
        <w:rPr>
          <w:rFonts w:ascii="Times New Roman" w:hAnsi="Times New Roman" w:cs="Times New Roman"/>
          <w:spacing w:val="-4"/>
          <w:sz w:val="28"/>
          <w:szCs w:val="28"/>
        </w:rPr>
        <w:t xml:space="preserve">мер государственной поддержки </w:t>
      </w:r>
      <w:r>
        <w:rPr>
          <w:rFonts w:ascii="Times New Roman" w:eastAsiaTheme="minorEastAsia" w:hAnsi="Times New Roman" w:cs="Times New Roman"/>
          <w:spacing w:val="-4"/>
          <w:sz w:val="28"/>
          <w:szCs w:val="28"/>
        </w:rPr>
        <w:t>(с. 130-136)</w:t>
      </w:r>
      <w:r>
        <w:rPr>
          <w:rFonts w:ascii="Times New Roman" w:hAnsi="Times New Roman" w:cs="Times New Roman"/>
          <w:bCs/>
          <w:spacing w:val="-4"/>
          <w:sz w:val="28"/>
          <w:szCs w:val="28"/>
        </w:rPr>
        <w:t>.</w:t>
      </w:r>
    </w:p>
    <w:p w14:paraId="092C162A" w14:textId="3CA8647F" w:rsidR="00F55E99" w:rsidRDefault="00F55E99" w:rsidP="001C2EF5">
      <w:pPr>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Значение полученных соискателем результатов исследования для практики подтверждается тем, что:</w:t>
      </w:r>
    </w:p>
    <w:p w14:paraId="722F055E" w14:textId="1F318E3E" w:rsidR="009A003D" w:rsidRDefault="00D922EA" w:rsidP="009A003D">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разработаны и используются в деятельности Центра поддержки экспорта НО «Фонд поддержки предпринимательства в Ставропольском крае» платформенные механизмы координации участников внешнеэкономической деятельности, рекомендации по развитию цифровых инструментов поддержки экспорта, повышению связанности субъектов малого и среднего предпринимательства с внешними рынками и снижению трансакционных издержек (акт о внедрении от 20.04.2026);</w:t>
      </w:r>
    </w:p>
    <w:p w14:paraId="232426FE" w14:textId="6F0D9F15" w:rsidR="00D922EA" w:rsidRPr="00D922EA" w:rsidRDefault="00D922EA" w:rsidP="00D922EA">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внедрены в научно-аналитическую и образовательную деятельность ФГАОУ ВО «Северо-Кавказский федеральный университет» методический подход к диагностике инновационно-инклюзивного развития, модель </w:t>
      </w:r>
      <w:del w:id="9107" w:author="Claude" w:date="2026-06-30T00:00:00Z">
        <w:r>
          <w:rPr>
            <w:rFonts w:ascii="Times New Roman" w:hAnsi="Times New Roman" w:cs="Times New Roman"/>
            <w:bCs/>
            <w:sz w:val="28"/>
            <w:szCs w:val="28"/>
          </w:rPr>
          <w:delText xml:space="preserve">платформенного </w:delText>
        </w:r>
      </w:del>
      <w:ins w:id="9108" w:author="Claude" w:date="2026-06-30T00:00:00Z">
        <w:r>
          <w:rPr>
            <w:rFonts w:ascii="Times New Roman" w:hAnsi="Times New Roman" w:cs="Times New Roman"/>
            <w:bCs/>
            <w:sz w:val="28"/>
            <w:szCs w:val="28"/>
          </w:rPr>
          <w:t xml:space="preserve">механизма платформенной организации </w:t>
        </w:r>
      </w:ins>
      <w:r>
        <w:rPr>
          <w:rFonts w:ascii="Times New Roman" w:hAnsi="Times New Roman" w:cs="Times New Roman"/>
          <w:bCs/>
          <w:sz w:val="28"/>
          <w:szCs w:val="28"/>
        </w:rPr>
        <w:lastRenderedPageBreak/>
      </w:r>
      <w:del w:id="9111" w:author="Claude" w:date="2026-06-30T00:00:00Z">
        <w:r>
          <w:rPr>
            <w:rFonts w:ascii="Times New Roman" w:hAnsi="Times New Roman" w:cs="Times New Roman"/>
            <w:bCs/>
            <w:sz w:val="28"/>
            <w:szCs w:val="28"/>
          </w:rPr>
          <w:delText xml:space="preserve">механизма </w:delText>
        </w:r>
      </w:del>
      <w:del w:id="9109" w:author="Claude" w:date="2026-06-30T00:00:00Z">
        <w:r>
          <w:rPr>
            <w:rFonts w:ascii="Times New Roman" w:hAnsi="Times New Roman" w:cs="Times New Roman"/>
            <w:bCs/>
            <w:sz w:val="28"/>
            <w:szCs w:val="28"/>
          </w:rPr>
          <w:delText xml:space="preserve">инновационно-инклюзивной трансформации</w:delText>
        </w:r>
      </w:del>
      <w:ins w:id="9110" w:author="Claude" w:date="2026-06-30T00:00:00Z">
        <w:r>
          <w:rPr>
            <w:rFonts w:ascii="Times New Roman" w:hAnsi="Times New Roman" w:cs="Times New Roman"/>
            <w:bCs/>
            <w:sz w:val="28"/>
            <w:szCs w:val="28"/>
          </w:rPr>
          <w:t xml:space="preserve">инновационно-инклюзивного развития</w:t>
        </w:r>
      </w:ins>
      <w:r>
        <w:rPr>
          <w:rFonts w:ascii="Times New Roman" w:hAnsi="Times New Roman" w:cs="Times New Roman"/>
          <w:bCs/>
          <w:sz w:val="28"/>
          <w:szCs w:val="28"/>
        </w:rPr>
        <w:t xml:space="preserve"> экономики, сценарный инструментарий оценки многокластерных взаимодействий и рекомендации по развитию цифровой платформизации инновационных систем (справка о внедрении от 19.03.2026).</w:t>
      </w:r>
    </w:p>
    <w:p w14:paraId="01542F04" w14:textId="77777777" w:rsidR="00B32F04" w:rsidRPr="004A6477" w:rsidRDefault="00B32F04" w:rsidP="001C2EF5">
      <w:pPr>
        <w:widowControl w:val="0"/>
        <w:autoSpaceDE w:val="0"/>
        <w:autoSpaceDN w:val="0"/>
        <w:adjustRightInd w:val="0"/>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Оценка достоверности результатов исследования выявила:</w:t>
      </w:r>
    </w:p>
    <w:p w14:paraId="7E7C9B63" w14:textId="72939741" w:rsidR="00F164D5" w:rsidRDefault="00D922EA" w:rsidP="001C2EF5">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теоретические выводы диссертационного исследования основаны на известных, проверяемых научных положениях и достоверных эмпирических данных, согласуются с результатами исследований отечественных и зарубежных ученых в области инновационного развития, цифровой платформизации, национальных и региональных инновационных систем;</w:t>
      </w:r>
    </w:p>
    <w:p w14:paraId="6913632D" w14:textId="021F4D16" w:rsidR="00D922EA" w:rsidRPr="004A6477" w:rsidRDefault="00F164D5" w:rsidP="00F164D5">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идея формирования механизмов инновационно-инклюзивного развития Республики Кот-д'Ивуар в условиях цифровой трансформации базируется на анализе международных статистических баз данных Всемирного банка, Африканского банка развития, ЮНКТАД, ЮНИДО, Всемирной организации интеллектуальной собственности (WIPO), Международного союза электросвязи (ITU), Программы развития ООН (UNDP), материалов Африканского союза, ECOWAS, UEMOA и AfCFTA, нормативно-правовых и стратегических документов Республики Кот-д'Ивуар, научных публикаций по проблемам инновационно-инклюзивного развития, цифровой трансформации экономики, устойчивого развития национальных инновационных систем, а также результатах авторских расчетов, эконометрического моделирования и эмпирических исследований по теме диссертации;</w:t>
      </w:r>
    </w:p>
    <w:p w14:paraId="4B602DAF" w14:textId="43C577CD" w:rsidR="00404A60" w:rsidRPr="004A6477" w:rsidRDefault="00404A60" w:rsidP="001C2EF5">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сравнения полученных автором данных с результатами более ранних исследований по рассматриваемой тематике свидетельствуют об оригинальности и обоснованности предложений и разработок соискателя, их согласованности с опубликованными эмпирическими материалами и информацией, содержащейся в научных публикациях;</w:t>
      </w:r>
    </w:p>
    <w:p w14:paraId="537906EA" w14:textId="49B4243A" w:rsidR="00E8742F" w:rsidRPr="004A6477" w:rsidRDefault="00E8742F" w:rsidP="001C2EF5">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представленные в работе результаты обладают научной новизной и практической значимостью, не противоречат фундаментальным положениям экономической науки в целом, теории инновационного развития, цифровой </w:t>
        <w:lastRenderedPageBreak/>
        <w:t xml:space="preserve">трансформации и национальных инновационных систем, в частности, и подтверждают существующую практику формирования инновационных экосистем и платформенных механизмов развития экономики; </w:t>
      </w:r>
    </w:p>
    <w:p w14:paraId="788F9648" w14:textId="781B3F49" w:rsidR="00E8742F" w:rsidRDefault="009C6E32" w:rsidP="00F164D5">
      <w:pPr>
        <w:shd w:val="clear" w:color="auto" w:fill="FFFFFF"/>
        <w:spacing w:after="0" w:line="360" w:lineRule="auto"/>
        <w:ind w:firstLine="709"/>
        <w:jc w:val="both"/>
        <w:rPr>
          <w:rFonts w:ascii="Times New Roman" w:hAnsi="Times New Roman" w:cs="Times New Roman"/>
          <w:spacing w:val="-4"/>
          <w:sz w:val="28"/>
          <w:szCs w:val="28"/>
        </w:rPr>
      </w:pPr>
      <w:r>
        <w:rPr>
          <w:rFonts w:ascii="Times New Roman" w:hAnsi="Times New Roman" w:cs="Times New Roman"/>
          <w:spacing w:val="-4"/>
          <w:sz w:val="28"/>
          <w:szCs w:val="28"/>
        </w:rPr>
        <w:t>- использованы системный, институциональный, эволюционный, пространственный и платформенный подходы, а также методы абстрактно-логического, сравнительного, экономико-статистического, структурно-функционального, графического, индексного, кластерного, картографического и сценарного анализа, экспертных оценок и моделирования.</w:t>
      </w:r>
    </w:p>
    <w:p w14:paraId="5E33F0FE" w14:textId="11E3B8D3" w:rsidR="00E8742F" w:rsidRPr="00E8742F" w:rsidRDefault="00B32F04" w:rsidP="00E8742F">
      <w:pPr>
        <w:shd w:val="clear" w:color="auto" w:fill="FFFFFF"/>
        <w:spacing w:after="0"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 xml:space="preserve">Личный вклад соискателя состоит в: </w:t>
      </w:r>
    </w:p>
    <w:p w14:paraId="09B1195E" w14:textId="06288344" w:rsidR="00E8742F" w:rsidRPr="00E8742F" w:rsidRDefault="00E8742F" w:rsidP="00E8742F">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непосредственном участии автора во всех этапах научно-исследовательского процесса, выявлении особенностей инновационно-инклюзивного развития и цифровой платформизации экономики Республики Кот-д'Ивуар, определении факторов и ограничений развития национальной и региональных инновационных систем, формулировании теоретических выводов и апробации практических рекомендаций по совершенствованию платформенных механизмов инновационно-инклюзивного развития в деятельности Центра поддержки экспорта НО «Фонд поддержки предпринимательства в Ставропольском крае» и ФГАОУ ВО «Северо-Кавказский федеральный университет»;</w:t>
      </w:r>
    </w:p>
    <w:p w14:paraId="6A26DD7F" w14:textId="654ED5E5" w:rsidR="00E8742F" w:rsidRPr="00E8742F" w:rsidRDefault="00E8742F" w:rsidP="00E8742F">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поиске, анализе и интерпретации теоретической информации и эмпирических данных лично автором;</w:t>
      </w:r>
    </w:p>
    <w:p w14:paraId="700C53BC" w14:textId="78A88DAA" w:rsidR="00E8742F" w:rsidRPr="00E8742F" w:rsidRDefault="00E8742F" w:rsidP="00E8742F">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обосновании возможностей использования теоретико-методического аппарата для формирования платформенных механизмов инновационно-инклюзивного развития, совершенствования национальной инновационной системы и повышения эффективности цифровой трансформации экономики;</w:t>
      </w:r>
    </w:p>
    <w:p w14:paraId="074895A0" w14:textId="721E5D07" w:rsidR="00E8742F" w:rsidRPr="004A6477" w:rsidRDefault="00E8742F" w:rsidP="00E8742F">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подготовке публикаций по результатам исследования.</w:t>
      </w:r>
    </w:p>
    <w:p w14:paraId="102EC129" w14:textId="4383EBF5" w:rsidR="00232ABB" w:rsidRDefault="00232ABB" w:rsidP="006851DF">
      <w:pPr>
        <w:pStyle w:val="ab"/>
        <w:ind w:firstLine="709"/>
        <w:jc w:val="both"/>
        <w:rPr>
          <w:rFonts w:eastAsiaTheme="minorHAnsi"/>
          <w:b w:val="0"/>
          <w:lang w:eastAsia="en-US"/>
        </w:rPr>
      </w:pPr>
      <w:r>
        <w:rPr>
          <w:rFonts w:eastAsiaTheme="minorHAnsi"/>
          <w:b w:val="0"/>
          <w:lang w:eastAsia="en-US"/>
        </w:rPr>
        <w:t xml:space="preserve">Теоретические выводы, предложенные методы и сформулированные рекомендации, содержащиеся в диссертационном исследовании, представляют практический интерес для органов государственной власти, институтов развития, субъектов инновационной деятельности, организаций, осуществляющих </w:t>
        <w:lastRenderedPageBreak/>
        <w:t>поддержку инновационного предпринимательства и цифровой трансформации экономики, могут быть использованы как учебно-методический материал в преподавании дисциплин и специальных курсов по проблемам инновационного развития, цифровой экономики и национальных инновационных систем, а также служить методической основой для последующих теоретических и прикладных исследований проблем инновационно-инклюзивного развития, платформенной трансформации национальных и региональных систем.</w:t>
      </w:r>
    </w:p>
    <w:p w14:paraId="5288978C" w14:textId="299414C9" w:rsidR="00232ABB" w:rsidRDefault="00CD0CE4" w:rsidP="006851DF">
      <w:pPr>
        <w:pStyle w:val="ab"/>
        <w:ind w:firstLine="709"/>
        <w:jc w:val="both"/>
        <w:rPr>
          <w:rFonts w:eastAsiaTheme="minorHAnsi"/>
          <w:b w:val="0"/>
          <w:lang w:eastAsia="en-US"/>
        </w:rPr>
      </w:pPr>
      <w:r>
        <w:rPr>
          <w:rFonts w:eastAsiaTheme="minorHAnsi"/>
          <w:b w:val="0"/>
          <w:lang w:eastAsia="en-US"/>
        </w:rPr>
        <w:t>В ходе защиты диссертации были высказаны следующие критические замечания: требует дополнительного обоснования выбор отдельных индикаторов, включенных в методический подход к диагностике инновационно-инклюзивного развития, а также их относительная значимость при интегральной оценке; обращено внимание на необходимость раскрытия порядка интерпретации результатов DAG-моделирования и PLS-регрессии при принятии управленческих решений в сфере государственной инновационной политики; отмечена целесообразность более детального обоснования критериев формирования и приоритизации кластеров в проекте цифровой платформы «Берег Восхода»; высказано пожелание расширить апробацию данного проекта в других странах Западной Африки и интеграционных объединениях.</w:t>
      </w:r>
    </w:p>
    <w:p w14:paraId="77DE7654" w14:textId="4F7BE4F9" w:rsidR="00231A2A" w:rsidRDefault="00231A2A" w:rsidP="00A43237">
      <w:pPr>
        <w:widowControl w:val="0"/>
        <w:autoSpaceDE w:val="0"/>
        <w:autoSpaceDN w:val="0"/>
        <w:adjustRightInd w:val="0"/>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Соискатель Йео Н. ответил на заданные  в ходе заседания вопросы и привел собственную аргументацию значимости проведенного исследования и полученных результатов, обосновав свою точку зрения относительно перспектив инновационно-инклюзивного развития и цифровой платформизации </w:t>
      </w:r>
      <w:r>
        <w:rPr>
          <w:rFonts w:ascii="Times New Roman" w:hAnsi="Times New Roman" w:cs="Times New Roman"/>
          <w:sz w:val="28"/>
          <w:szCs w:val="28"/>
        </w:rPr>
        <w:t>Республики Кот-д'Ивуар</w:t>
      </w:r>
      <w:r>
        <w:rPr>
          <w:rFonts w:ascii="Times New Roman" w:hAnsi="Times New Roman" w:cs="Times New Roman"/>
          <w:bCs/>
          <w:sz w:val="28"/>
          <w:szCs w:val="28"/>
        </w:rPr>
        <w:t xml:space="preserve"> в условиях структурных изменений.</w:t>
      </w:r>
    </w:p>
    <w:p w14:paraId="4AFC7381" w14:textId="554AA72A" w:rsidR="00231A2A" w:rsidRDefault="00231A2A" w:rsidP="001C2EF5">
      <w:pPr>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заседании 02 июля 2026 г. диссертационный совет принял решение: за решение научной задачи по развитию теоретико-методических положений инновационно-инклюзивного развития и формированию платформенных механизмов функционирования национальной инновационной системы в условиях ее цифровизации, имеющей значение для развития экономической науки, новые научно обоснованные организационно-управленческие решения и проектные разработки, внедрение которых вносит существенный вклад в повышение </w:t>
        <w:lastRenderedPageBreak/>
        <w:t>эффективности инновационной деятельности и цифровой трансформации Республики Кот-д'Ивуар, присудить Йео Н. ученую степень кандидата экономических наук.</w:t>
      </w:r>
    </w:p>
    <w:p w14:paraId="2F0370CF" w14:textId="524857BD" w:rsidR="008E298A" w:rsidRPr="004A6477" w:rsidRDefault="00231A2A" w:rsidP="00231A2A">
      <w:pPr>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проведении тайного голосования диссертационный совет в количестве ___ человек, из них ___ докторов наук по специальности 5.2.3. Региональная и отраслевая экономика: экономика инноваций и 3 доктора наук по специальности 5.2.5. Мировая экономика, участвовавших в заседании, из </w:t>
      </w:r>
      <w:r>
        <w:rPr>
          <w:rFonts w:ascii="Times New Roman" w:hAnsi="Times New Roman" w:cs="Times New Roman"/>
          <w:sz w:val="28"/>
          <w:szCs w:val="28"/>
          <w:highlight w:val="yellow"/>
        </w:rPr>
        <w:t>18 или 21?</w:t>
      </w:r>
      <w:r>
        <w:rPr>
          <w:rFonts w:ascii="Times New Roman" w:hAnsi="Times New Roman" w:cs="Times New Roman"/>
          <w:sz w:val="28"/>
          <w:szCs w:val="28"/>
        </w:rPr>
        <w:t xml:space="preserve"> человек, входящих в состав совета, дополнительно введены на разовую защиту – 3 человека, проголосовали:  за – __, против – ___, недействительных бюллетеней – ___.</w:t>
      </w:r>
    </w:p>
    <w:p w14:paraId="320B9303" w14:textId="77777777" w:rsidR="008E298A" w:rsidRPr="004A6477" w:rsidRDefault="008E298A" w:rsidP="001C2EF5">
      <w:pPr>
        <w:autoSpaceDE w:val="0"/>
        <w:autoSpaceDN w:val="0"/>
        <w:adjustRightInd w:val="0"/>
        <w:spacing w:after="0" w:line="360" w:lineRule="auto"/>
        <w:ind w:firstLine="709"/>
        <w:jc w:val="both"/>
        <w:rPr>
          <w:rFonts w:ascii="Times New Roman" w:hAnsi="Times New Roman" w:cs="Times New Roman"/>
          <w:sz w:val="28"/>
          <w:szCs w:val="28"/>
        </w:rPr>
      </w:pPr>
    </w:p>
    <w:p w14:paraId="38706F46" w14:textId="38A74A2E" w:rsidR="00A82CFA" w:rsidRPr="004A6477" w:rsidRDefault="00A82CFA" w:rsidP="001C2EF5">
      <w:pPr>
        <w:suppressAutoHyphens/>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Председатель  диссертационного совета                       Ушвицкий Лев Исакович </w:t>
      </w:r>
    </w:p>
    <w:p w14:paraId="4C699E48" w14:textId="77777777" w:rsidR="00A82CFA" w:rsidRPr="004A6477" w:rsidRDefault="00A82CFA" w:rsidP="001C2EF5">
      <w:pPr>
        <w:suppressAutoHyphens/>
        <w:autoSpaceDE w:val="0"/>
        <w:autoSpaceDN w:val="0"/>
        <w:adjustRightInd w:val="0"/>
        <w:spacing w:after="0" w:line="360" w:lineRule="auto"/>
        <w:jc w:val="both"/>
        <w:rPr>
          <w:rFonts w:ascii="Times New Roman" w:hAnsi="Times New Roman" w:cs="Times New Roman"/>
          <w:sz w:val="16"/>
          <w:szCs w:val="16"/>
        </w:rPr>
      </w:pPr>
    </w:p>
    <w:p w14:paraId="0AE9FF6F" w14:textId="09158E35" w:rsidR="00A82CFA" w:rsidRPr="004A6477" w:rsidRDefault="00A82CFA" w:rsidP="001C2EF5">
      <w:pPr>
        <w:suppressAutoHyphens/>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Ученый секретарь диссертационного совета                    Година Ольга Викторовна </w:t>
      </w:r>
    </w:p>
    <w:p w14:paraId="24CA4B87" w14:textId="77777777" w:rsidR="00976897" w:rsidRPr="004A6477" w:rsidRDefault="00976897" w:rsidP="001C2EF5">
      <w:pPr>
        <w:widowControl w:val="0"/>
        <w:spacing w:after="0" w:line="360" w:lineRule="auto"/>
        <w:jc w:val="both"/>
        <w:rPr>
          <w:rFonts w:ascii="Times New Roman" w:hAnsi="Times New Roman" w:cs="Times New Roman"/>
          <w:iCs/>
          <w:sz w:val="28"/>
          <w:szCs w:val="28"/>
        </w:rPr>
      </w:pPr>
    </w:p>
    <w:p w14:paraId="20E54AD7" w14:textId="4331BDC0" w:rsidR="002A07D4" w:rsidRPr="004A6477" w:rsidRDefault="00ED4599" w:rsidP="001C2EF5">
      <w:pPr>
        <w:widowControl w:val="0"/>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t>02.07.2026</w:t>
      </w:r>
    </w:p>
    <w:p w14:paraId="1681D917" w14:textId="77777777" w:rsidR="00A43237" w:rsidRDefault="00A43237" w:rsidP="00A43237">
      <w:pPr>
        <w:pStyle w:val="11"/>
        <w:widowControl w:val="0"/>
        <w:tabs>
          <w:tab w:val="left" w:pos="-851"/>
          <w:tab w:val="left" w:pos="284"/>
          <w:tab w:val="left" w:pos="426"/>
          <w:tab w:val="left" w:pos="993"/>
        </w:tabs>
        <w:spacing w:after="0" w:line="240" w:lineRule="auto"/>
        <w:ind w:left="0"/>
        <w:jc w:val="both"/>
        <w:rPr>
          <w:rFonts w:ascii="Times New Roman" w:hAnsi="Times New Roman" w:cs="Times New Roman"/>
          <w:i/>
          <w:sz w:val="24"/>
          <w:szCs w:val="24"/>
        </w:rPr>
      </w:pPr>
    </w:p>
    <w:p w14:paraId="47640EAF" w14:textId="36EB0C90" w:rsidR="00A43237" w:rsidRDefault="00A43237" w:rsidP="00A43237">
      <w:pPr>
        <w:pStyle w:val="11"/>
        <w:widowControl w:val="0"/>
        <w:tabs>
          <w:tab w:val="left" w:pos="-851"/>
          <w:tab w:val="left" w:pos="284"/>
          <w:tab w:val="left" w:pos="426"/>
          <w:tab w:val="left" w:pos="993"/>
        </w:tabs>
        <w:spacing w:after="0" w:line="240" w:lineRule="auto"/>
        <w:ind w:left="0"/>
        <w:jc w:val="both"/>
        <w:rPr>
          <w:rFonts w:ascii="Times New Roman" w:hAnsi="Times New Roman" w:cs="Times New Roman"/>
          <w:i/>
          <w:sz w:val="24"/>
          <w:szCs w:val="24"/>
        </w:rPr>
      </w:pPr>
      <w:r>
        <w:rPr>
          <w:rFonts w:ascii="Times New Roman" w:hAnsi="Times New Roman" w:cs="Times New Roman"/>
          <w:i/>
          <w:sz w:val="24"/>
          <w:szCs w:val="24"/>
        </w:rPr>
        <w:t>Проект разработан комиссией в составе:</w:t>
      </w:r>
    </w:p>
    <w:p w14:paraId="654D62D5" w14:textId="77777777" w:rsidR="004856E0" w:rsidRPr="004856E0" w:rsidRDefault="004856E0" w:rsidP="004856E0">
      <w:pPr>
        <w:pStyle w:val="11"/>
        <w:widowControl w:val="0"/>
        <w:tabs>
          <w:tab w:val="left" w:pos="-851"/>
          <w:tab w:val="left" w:pos="284"/>
          <w:tab w:val="left" w:pos="426"/>
          <w:tab w:val="left" w:pos="993"/>
        </w:tabs>
        <w:spacing w:after="0" w:line="240" w:lineRule="auto"/>
        <w:ind w:left="0"/>
        <w:jc w:val="both"/>
        <w:rPr>
          <w:rFonts w:ascii="Times New Roman" w:eastAsiaTheme="minorHAnsi" w:hAnsi="Times New Roman" w:cs="Times New Roman"/>
          <w:i/>
          <w:sz w:val="28"/>
          <w:szCs w:val="28"/>
        </w:rPr>
      </w:pPr>
      <w:r>
        <w:rPr>
          <w:rFonts w:ascii="Times New Roman" w:eastAsiaTheme="minorHAnsi" w:hAnsi="Times New Roman" w:cs="Times New Roman"/>
          <w:i/>
          <w:sz w:val="28"/>
          <w:szCs w:val="28"/>
        </w:rPr>
        <w:t>доктора экономических наук, профессора Калюгиной С.Н.,</w:t>
      </w:r>
    </w:p>
    <w:p w14:paraId="64D5776B" w14:textId="77777777" w:rsidR="004856E0" w:rsidRPr="004856E0" w:rsidRDefault="004856E0" w:rsidP="004856E0">
      <w:pPr>
        <w:pStyle w:val="11"/>
        <w:widowControl w:val="0"/>
        <w:tabs>
          <w:tab w:val="left" w:pos="-851"/>
          <w:tab w:val="left" w:pos="284"/>
          <w:tab w:val="left" w:pos="426"/>
          <w:tab w:val="left" w:pos="993"/>
        </w:tabs>
        <w:spacing w:after="0" w:line="240" w:lineRule="auto"/>
        <w:ind w:left="0"/>
        <w:jc w:val="both"/>
        <w:rPr>
          <w:rFonts w:ascii="Times New Roman" w:eastAsiaTheme="minorHAnsi" w:hAnsi="Times New Roman" w:cs="Times New Roman"/>
          <w:i/>
          <w:sz w:val="28"/>
          <w:szCs w:val="28"/>
        </w:rPr>
      </w:pPr>
      <w:r>
        <w:rPr>
          <w:rFonts w:ascii="Times New Roman" w:eastAsiaTheme="minorHAnsi" w:hAnsi="Times New Roman" w:cs="Times New Roman"/>
          <w:i/>
          <w:sz w:val="28"/>
          <w:szCs w:val="28"/>
        </w:rPr>
        <w:t>доктора экономических наук, профессора Парахиной В.Н.;</w:t>
      </w:r>
    </w:p>
    <w:p w14:paraId="724DBFE2" w14:textId="6C532F3E" w:rsidR="00A43237" w:rsidRPr="00E139D8" w:rsidRDefault="004856E0" w:rsidP="004856E0">
      <w:pPr>
        <w:pStyle w:val="11"/>
        <w:widowControl w:val="0"/>
        <w:tabs>
          <w:tab w:val="left" w:pos="-851"/>
          <w:tab w:val="left" w:pos="284"/>
          <w:tab w:val="left" w:pos="426"/>
          <w:tab w:val="left" w:pos="993"/>
        </w:tabs>
        <w:spacing w:after="0" w:line="240" w:lineRule="auto"/>
        <w:ind w:left="0"/>
        <w:jc w:val="both"/>
        <w:rPr>
          <w:rFonts w:ascii="Times New Roman" w:hAnsi="Times New Roman" w:cs="Times New Roman"/>
          <w:i/>
          <w:sz w:val="24"/>
          <w:szCs w:val="24"/>
        </w:rPr>
      </w:pPr>
      <w:r>
        <w:rPr>
          <w:rFonts w:ascii="Times New Roman" w:eastAsiaTheme="minorHAnsi" w:hAnsi="Times New Roman" w:cs="Times New Roman"/>
          <w:i/>
          <w:sz w:val="28"/>
          <w:szCs w:val="28"/>
        </w:rPr>
        <w:t>доктора экономических наук, профессора Тер-Григорьянц А.А.</w:t>
      </w:r>
    </w:p>
    <w:p w14:paraId="44B378FE" w14:textId="77777777" w:rsidR="00A82CFA" w:rsidRPr="004A6477" w:rsidRDefault="00A82CFA" w:rsidP="001C2EF5">
      <w:pPr>
        <w:widowControl w:val="0"/>
        <w:spacing w:after="0" w:line="360" w:lineRule="auto"/>
        <w:jc w:val="both"/>
        <w:rPr>
          <w:rFonts w:ascii="Times New Roman" w:hAnsi="Times New Roman" w:cs="Times New Roman"/>
          <w:iCs/>
          <w:sz w:val="28"/>
          <w:szCs w:val="28"/>
        </w:rPr>
      </w:pPr>
    </w:p>
    <w:sectPr w:rsidR="00A82CFA" w:rsidRPr="004A6477" w:rsidSect="00E172C1">
      <w:headerReference w:type="default" r:id="rId8"/>
      <w:footerReference w:type="default" r:id="rId9"/>
      <w:pgSz w:w="11906" w:h="16838"/>
      <w:pgMar w:top="1134" w:right="567"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65C99B" w14:textId="77777777" w:rsidR="002B2823" w:rsidRDefault="002B2823" w:rsidP="00E25B4E">
      <w:pPr>
        <w:spacing w:after="0" w:line="240" w:lineRule="auto"/>
      </w:pPr>
      <w:r>
        <w:separator/>
      </w:r>
    </w:p>
  </w:endnote>
  <w:endnote w:type="continuationSeparator" w:id="0">
    <w:p w14:paraId="259E2DB0" w14:textId="77777777" w:rsidR="002B2823" w:rsidRDefault="002B2823" w:rsidP="00E25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inion Pro">
    <w:altName w:val="Times New Roman"/>
    <w:panose1 w:val="00000000000000000000"/>
    <w:charset w:val="CC"/>
    <w:family w:val="roman"/>
    <w:notTrueType/>
    <w:pitch w:val="default"/>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44401142"/>
      <w:docPartObj>
        <w:docPartGallery w:val="Page Numbers (Bottom of Page)"/>
        <w:docPartUnique/>
      </w:docPartObj>
    </w:sdtPr>
    <w:sdtEndPr>
      <w:rPr>
        <w:rFonts w:ascii="Times New Roman" w:hAnsi="Times New Roman" w:cs="Times New Roman"/>
      </w:rPr>
    </w:sdtEndPr>
    <w:sdtContent>
      <w:p w14:paraId="5F724D09" w14:textId="653405D5" w:rsidR="001505CF" w:rsidRPr="006853E1" w:rsidRDefault="001505CF" w:rsidP="006853E1">
        <w:pPr>
          <w:pStyle w:val="a7"/>
          <w:jc w:val="center"/>
          <w:rPr>
            <w:rFonts w:ascii="Times New Roman" w:hAnsi="Times New Roman" w:cs="Times New Roman"/>
          </w:rPr>
        </w:pPr>
        <w:r w:rsidRPr="00EF53EF">
          <w:rPr>
            <w:rFonts w:ascii="Times New Roman" w:hAnsi="Times New Roman" w:cs="Times New Roman"/>
          </w:rPr>
          <w:fldChar w:fldCharType="begin"/>
        </w:r>
        <w:r w:rsidRPr="00EF53EF">
          <w:rPr>
            <w:rFonts w:ascii="Times New Roman" w:hAnsi="Times New Roman" w:cs="Times New Roman"/>
          </w:rPr>
          <w:instrText>PAGE   \* MERGEFORMAT</w:instrText>
        </w:r>
        <w:r w:rsidRPr="00EF53EF">
          <w:rPr>
            <w:rFonts w:ascii="Times New Roman" w:hAnsi="Times New Roman" w:cs="Times New Roman"/>
          </w:rPr>
          <w:fldChar w:fldCharType="separate"/>
        </w:r>
        <w:r w:rsidR="00E431BD">
          <w:rPr>
            <w:rFonts w:ascii="Times New Roman" w:hAnsi="Times New Roman" w:cs="Times New Roman"/>
            <w:noProof/>
          </w:rPr>
          <w:t>13</w:t>
        </w:r>
        <w:r w:rsidRPr="00EF53EF">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FE0F95" w14:textId="77777777" w:rsidR="002B2823" w:rsidRDefault="002B2823" w:rsidP="00E25B4E">
      <w:pPr>
        <w:spacing w:after="0" w:line="240" w:lineRule="auto"/>
      </w:pPr>
      <w:r>
        <w:separator/>
      </w:r>
    </w:p>
  </w:footnote>
  <w:footnote w:type="continuationSeparator" w:id="0">
    <w:p w14:paraId="2FBC91C5" w14:textId="77777777" w:rsidR="002B2823" w:rsidRDefault="002B2823" w:rsidP="00E25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D1E9DA" w14:textId="219575CD" w:rsidR="00A43237" w:rsidRDefault="00A43237" w:rsidP="00A43237">
    <w:pPr>
      <w:pStyle w:val="a5"/>
      <w:jc w:val="right"/>
    </w:pPr>
    <w:r>
      <w:t>Проект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53797"/>
    <w:multiLevelType w:val="multilevel"/>
    <w:tmpl w:val="A95CB7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CBF55B6"/>
    <w:multiLevelType w:val="hybridMultilevel"/>
    <w:tmpl w:val="E0F0050C"/>
    <w:lvl w:ilvl="0" w:tplc="200E3E64">
      <w:start w:val="1"/>
      <w:numFmt w:val="decimal"/>
      <w:suff w:val="space"/>
      <w:lvlText w:val="%1."/>
      <w:lvlJc w:val="left"/>
      <w:pPr>
        <w:ind w:left="107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09C13CB"/>
    <w:multiLevelType w:val="hybridMultilevel"/>
    <w:tmpl w:val="34E6A30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36F17001"/>
    <w:multiLevelType w:val="hybridMultilevel"/>
    <w:tmpl w:val="22F6AAB2"/>
    <w:lvl w:ilvl="0" w:tplc="3F32E358">
      <w:start w:val="7"/>
      <w:numFmt w:val="decimal"/>
      <w:lvlText w:val="%1."/>
      <w:lvlJc w:val="left"/>
      <w:pPr>
        <w:ind w:left="1069" w:hanging="360"/>
      </w:pPr>
      <w:rPr>
        <w:rFonts w:hint="default"/>
        <w:b w:val="0"/>
        <w:u w:val="none"/>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1063397"/>
    <w:multiLevelType w:val="hybridMultilevel"/>
    <w:tmpl w:val="C1C4ED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E5E1DF3"/>
    <w:multiLevelType w:val="hybridMultilevel"/>
    <w:tmpl w:val="C520DBE8"/>
    <w:lvl w:ilvl="0" w:tplc="D6341DDC">
      <w:start w:val="1"/>
      <w:numFmt w:val="decimal"/>
      <w:lvlText w:val="%1."/>
      <w:lvlJc w:val="left"/>
      <w:pPr>
        <w:ind w:left="1069" w:hanging="360"/>
      </w:pPr>
      <w:rPr>
        <w:rFonts w:hint="default"/>
        <w:i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4"/>
  </w:num>
  <w:num w:numId="2">
    <w:abstractNumId w:val="3"/>
  </w:num>
  <w:num w:numId="3">
    <w:abstractNumId w:val="0"/>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ru-RU" w:vendorID="64" w:dllVersion="6" w:nlCheck="1" w:checkStyle="0"/>
  <w:activeWritingStyle w:appName="MSWord" w:lang="ru-RU" w:vendorID="64" w:dllVersion="4096" w:nlCheck="1" w:checkStyle="0"/>
  <w:activeWritingStyle w:appName="MSWord" w:lang="en-US" w:vendorID="64" w:dllVersion="6" w:nlCheck="1" w:checkStyle="1"/>
  <w:activeWritingStyle w:appName="MSWord" w:lang="en-US" w:vendorID="64" w:dllVersion="4096"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3D4"/>
    <w:rsid w:val="00001BA1"/>
    <w:rsid w:val="00003723"/>
    <w:rsid w:val="000056D9"/>
    <w:rsid w:val="00005862"/>
    <w:rsid w:val="0000660B"/>
    <w:rsid w:val="00010C9D"/>
    <w:rsid w:val="000166CA"/>
    <w:rsid w:val="00021432"/>
    <w:rsid w:val="0002236D"/>
    <w:rsid w:val="00022B11"/>
    <w:rsid w:val="000237D5"/>
    <w:rsid w:val="000245F8"/>
    <w:rsid w:val="00025DE9"/>
    <w:rsid w:val="00027BB2"/>
    <w:rsid w:val="00030900"/>
    <w:rsid w:val="000313F3"/>
    <w:rsid w:val="00031F69"/>
    <w:rsid w:val="00033488"/>
    <w:rsid w:val="00033B22"/>
    <w:rsid w:val="0003605B"/>
    <w:rsid w:val="000403C6"/>
    <w:rsid w:val="0004127C"/>
    <w:rsid w:val="00044270"/>
    <w:rsid w:val="00050831"/>
    <w:rsid w:val="000536FD"/>
    <w:rsid w:val="00053CE9"/>
    <w:rsid w:val="000542DA"/>
    <w:rsid w:val="000545F3"/>
    <w:rsid w:val="000564F4"/>
    <w:rsid w:val="00056F28"/>
    <w:rsid w:val="00061E12"/>
    <w:rsid w:val="00063762"/>
    <w:rsid w:val="00064B60"/>
    <w:rsid w:val="00067DA0"/>
    <w:rsid w:val="0007146A"/>
    <w:rsid w:val="00071472"/>
    <w:rsid w:val="00071CCF"/>
    <w:rsid w:val="00073E67"/>
    <w:rsid w:val="00075F87"/>
    <w:rsid w:val="00077FEC"/>
    <w:rsid w:val="000874F7"/>
    <w:rsid w:val="00092348"/>
    <w:rsid w:val="00092B3C"/>
    <w:rsid w:val="0009322A"/>
    <w:rsid w:val="00093D4A"/>
    <w:rsid w:val="00094547"/>
    <w:rsid w:val="00097376"/>
    <w:rsid w:val="000A11A1"/>
    <w:rsid w:val="000A2A42"/>
    <w:rsid w:val="000A6365"/>
    <w:rsid w:val="000A71E6"/>
    <w:rsid w:val="000B2265"/>
    <w:rsid w:val="000B4DC6"/>
    <w:rsid w:val="000B548E"/>
    <w:rsid w:val="000B6689"/>
    <w:rsid w:val="000B713B"/>
    <w:rsid w:val="000B79FA"/>
    <w:rsid w:val="000B7CEC"/>
    <w:rsid w:val="000C07A7"/>
    <w:rsid w:val="000D14E4"/>
    <w:rsid w:val="000D1C17"/>
    <w:rsid w:val="000D3CAE"/>
    <w:rsid w:val="000D45B4"/>
    <w:rsid w:val="000D7FAB"/>
    <w:rsid w:val="000E39A9"/>
    <w:rsid w:val="000E4594"/>
    <w:rsid w:val="000E6BF7"/>
    <w:rsid w:val="000E6D74"/>
    <w:rsid w:val="000F6CA3"/>
    <w:rsid w:val="000F6F58"/>
    <w:rsid w:val="00102176"/>
    <w:rsid w:val="00102796"/>
    <w:rsid w:val="00103C78"/>
    <w:rsid w:val="00103E97"/>
    <w:rsid w:val="00104699"/>
    <w:rsid w:val="001102AA"/>
    <w:rsid w:val="001144F7"/>
    <w:rsid w:val="00116A8A"/>
    <w:rsid w:val="00116F1E"/>
    <w:rsid w:val="00121EBA"/>
    <w:rsid w:val="0012539C"/>
    <w:rsid w:val="00126098"/>
    <w:rsid w:val="00126907"/>
    <w:rsid w:val="00130C09"/>
    <w:rsid w:val="00131329"/>
    <w:rsid w:val="00132506"/>
    <w:rsid w:val="001340B8"/>
    <w:rsid w:val="00134443"/>
    <w:rsid w:val="00136DAD"/>
    <w:rsid w:val="00141B0D"/>
    <w:rsid w:val="0014378F"/>
    <w:rsid w:val="00146420"/>
    <w:rsid w:val="00150058"/>
    <w:rsid w:val="001505CF"/>
    <w:rsid w:val="00150ABF"/>
    <w:rsid w:val="001510D2"/>
    <w:rsid w:val="001519E9"/>
    <w:rsid w:val="00152DF2"/>
    <w:rsid w:val="0015532F"/>
    <w:rsid w:val="00161943"/>
    <w:rsid w:val="00163BFD"/>
    <w:rsid w:val="001647D3"/>
    <w:rsid w:val="001650FE"/>
    <w:rsid w:val="00166890"/>
    <w:rsid w:val="001758AF"/>
    <w:rsid w:val="0018571E"/>
    <w:rsid w:val="00193CD9"/>
    <w:rsid w:val="00194001"/>
    <w:rsid w:val="001A3448"/>
    <w:rsid w:val="001A3988"/>
    <w:rsid w:val="001A3CC5"/>
    <w:rsid w:val="001A551C"/>
    <w:rsid w:val="001A5EA6"/>
    <w:rsid w:val="001A62A1"/>
    <w:rsid w:val="001B423B"/>
    <w:rsid w:val="001B6A3F"/>
    <w:rsid w:val="001B7800"/>
    <w:rsid w:val="001C2528"/>
    <w:rsid w:val="001C2EF5"/>
    <w:rsid w:val="001C46CA"/>
    <w:rsid w:val="001C716F"/>
    <w:rsid w:val="001E0895"/>
    <w:rsid w:val="001E545E"/>
    <w:rsid w:val="001E5BC5"/>
    <w:rsid w:val="001E5FAD"/>
    <w:rsid w:val="001E6A7C"/>
    <w:rsid w:val="001F7D95"/>
    <w:rsid w:val="0020092A"/>
    <w:rsid w:val="0020114A"/>
    <w:rsid w:val="002027F3"/>
    <w:rsid w:val="00202E93"/>
    <w:rsid w:val="00203242"/>
    <w:rsid w:val="00210DC7"/>
    <w:rsid w:val="00211A82"/>
    <w:rsid w:val="0021361C"/>
    <w:rsid w:val="00214516"/>
    <w:rsid w:val="002147BA"/>
    <w:rsid w:val="00220588"/>
    <w:rsid w:val="002213CF"/>
    <w:rsid w:val="0022424F"/>
    <w:rsid w:val="00231A2A"/>
    <w:rsid w:val="00232165"/>
    <w:rsid w:val="00232ABB"/>
    <w:rsid w:val="00232F1E"/>
    <w:rsid w:val="00237978"/>
    <w:rsid w:val="00237EE6"/>
    <w:rsid w:val="00240077"/>
    <w:rsid w:val="0024601E"/>
    <w:rsid w:val="002513DD"/>
    <w:rsid w:val="00251A27"/>
    <w:rsid w:val="00253CC0"/>
    <w:rsid w:val="00254769"/>
    <w:rsid w:val="00254E09"/>
    <w:rsid w:val="00254FDD"/>
    <w:rsid w:val="002568A9"/>
    <w:rsid w:val="00257822"/>
    <w:rsid w:val="00257C31"/>
    <w:rsid w:val="00261727"/>
    <w:rsid w:val="00261E95"/>
    <w:rsid w:val="0026294A"/>
    <w:rsid w:val="0026603C"/>
    <w:rsid w:val="00266E36"/>
    <w:rsid w:val="00272745"/>
    <w:rsid w:val="002727BB"/>
    <w:rsid w:val="00274886"/>
    <w:rsid w:val="00276E03"/>
    <w:rsid w:val="00277265"/>
    <w:rsid w:val="00285755"/>
    <w:rsid w:val="002862A4"/>
    <w:rsid w:val="0028656C"/>
    <w:rsid w:val="00286CF0"/>
    <w:rsid w:val="00290766"/>
    <w:rsid w:val="00292934"/>
    <w:rsid w:val="00296DA8"/>
    <w:rsid w:val="00297187"/>
    <w:rsid w:val="00297336"/>
    <w:rsid w:val="002A07D4"/>
    <w:rsid w:val="002A457B"/>
    <w:rsid w:val="002A59B8"/>
    <w:rsid w:val="002A737B"/>
    <w:rsid w:val="002B2823"/>
    <w:rsid w:val="002B5782"/>
    <w:rsid w:val="002C1EE1"/>
    <w:rsid w:val="002C3FE3"/>
    <w:rsid w:val="002C46AF"/>
    <w:rsid w:val="002C4994"/>
    <w:rsid w:val="002C6E6C"/>
    <w:rsid w:val="002D01BA"/>
    <w:rsid w:val="002D300A"/>
    <w:rsid w:val="002D5845"/>
    <w:rsid w:val="002D731E"/>
    <w:rsid w:val="002E0174"/>
    <w:rsid w:val="002E255C"/>
    <w:rsid w:val="002E25F4"/>
    <w:rsid w:val="002E3025"/>
    <w:rsid w:val="002E4CC2"/>
    <w:rsid w:val="002E6496"/>
    <w:rsid w:val="002E66C4"/>
    <w:rsid w:val="002E7C5E"/>
    <w:rsid w:val="002F0B19"/>
    <w:rsid w:val="002F0F61"/>
    <w:rsid w:val="002F5049"/>
    <w:rsid w:val="00302C54"/>
    <w:rsid w:val="00302C9B"/>
    <w:rsid w:val="0030436D"/>
    <w:rsid w:val="00304E91"/>
    <w:rsid w:val="003055D5"/>
    <w:rsid w:val="00312B74"/>
    <w:rsid w:val="00321E1F"/>
    <w:rsid w:val="00323A79"/>
    <w:rsid w:val="00325DB0"/>
    <w:rsid w:val="003368A3"/>
    <w:rsid w:val="003422D9"/>
    <w:rsid w:val="00343C8A"/>
    <w:rsid w:val="00344185"/>
    <w:rsid w:val="00346CE9"/>
    <w:rsid w:val="00350BFF"/>
    <w:rsid w:val="00350C2A"/>
    <w:rsid w:val="00350E9C"/>
    <w:rsid w:val="00351135"/>
    <w:rsid w:val="00354D14"/>
    <w:rsid w:val="003553D4"/>
    <w:rsid w:val="00356A94"/>
    <w:rsid w:val="003602BC"/>
    <w:rsid w:val="00362B8D"/>
    <w:rsid w:val="00367D97"/>
    <w:rsid w:val="00370834"/>
    <w:rsid w:val="003708FC"/>
    <w:rsid w:val="00373366"/>
    <w:rsid w:val="00373B99"/>
    <w:rsid w:val="00375705"/>
    <w:rsid w:val="00376F86"/>
    <w:rsid w:val="00377315"/>
    <w:rsid w:val="00377CDA"/>
    <w:rsid w:val="00377F34"/>
    <w:rsid w:val="0038470F"/>
    <w:rsid w:val="00386D6D"/>
    <w:rsid w:val="0039037B"/>
    <w:rsid w:val="0039398E"/>
    <w:rsid w:val="003958EB"/>
    <w:rsid w:val="00397537"/>
    <w:rsid w:val="003A03C5"/>
    <w:rsid w:val="003A15D2"/>
    <w:rsid w:val="003A3EDF"/>
    <w:rsid w:val="003A6DB2"/>
    <w:rsid w:val="003B0583"/>
    <w:rsid w:val="003B0E24"/>
    <w:rsid w:val="003B24C7"/>
    <w:rsid w:val="003B2F21"/>
    <w:rsid w:val="003B2FD9"/>
    <w:rsid w:val="003B3019"/>
    <w:rsid w:val="003B329F"/>
    <w:rsid w:val="003B3C9A"/>
    <w:rsid w:val="003B668A"/>
    <w:rsid w:val="003C26CB"/>
    <w:rsid w:val="003C4547"/>
    <w:rsid w:val="003D1A64"/>
    <w:rsid w:val="003D20EC"/>
    <w:rsid w:val="003D5C1F"/>
    <w:rsid w:val="003E038D"/>
    <w:rsid w:val="003E1596"/>
    <w:rsid w:val="003E30CE"/>
    <w:rsid w:val="003E4CEC"/>
    <w:rsid w:val="003E788A"/>
    <w:rsid w:val="003E797A"/>
    <w:rsid w:val="003F3A8E"/>
    <w:rsid w:val="0040056B"/>
    <w:rsid w:val="004020DB"/>
    <w:rsid w:val="00403CAA"/>
    <w:rsid w:val="00403DCF"/>
    <w:rsid w:val="00404A60"/>
    <w:rsid w:val="004050F0"/>
    <w:rsid w:val="00411132"/>
    <w:rsid w:val="00414A17"/>
    <w:rsid w:val="00425425"/>
    <w:rsid w:val="00430F74"/>
    <w:rsid w:val="00432A91"/>
    <w:rsid w:val="00433240"/>
    <w:rsid w:val="004336CA"/>
    <w:rsid w:val="00434BCE"/>
    <w:rsid w:val="00440427"/>
    <w:rsid w:val="00441D5A"/>
    <w:rsid w:val="00442FF7"/>
    <w:rsid w:val="0044330C"/>
    <w:rsid w:val="00443406"/>
    <w:rsid w:val="00452A48"/>
    <w:rsid w:val="004539FC"/>
    <w:rsid w:val="00453A5A"/>
    <w:rsid w:val="00457627"/>
    <w:rsid w:val="004579F0"/>
    <w:rsid w:val="00466B99"/>
    <w:rsid w:val="0047168B"/>
    <w:rsid w:val="0047205D"/>
    <w:rsid w:val="00473B58"/>
    <w:rsid w:val="00476302"/>
    <w:rsid w:val="00483012"/>
    <w:rsid w:val="004856E0"/>
    <w:rsid w:val="004862C4"/>
    <w:rsid w:val="00486A10"/>
    <w:rsid w:val="004878E0"/>
    <w:rsid w:val="00487ED6"/>
    <w:rsid w:val="00490AE6"/>
    <w:rsid w:val="00492805"/>
    <w:rsid w:val="004950E9"/>
    <w:rsid w:val="00495371"/>
    <w:rsid w:val="00495B47"/>
    <w:rsid w:val="004A176B"/>
    <w:rsid w:val="004A5410"/>
    <w:rsid w:val="004A6477"/>
    <w:rsid w:val="004A7969"/>
    <w:rsid w:val="004B0812"/>
    <w:rsid w:val="004B1A98"/>
    <w:rsid w:val="004B27BC"/>
    <w:rsid w:val="004B3CCB"/>
    <w:rsid w:val="004B4DB6"/>
    <w:rsid w:val="004B58EF"/>
    <w:rsid w:val="004C2159"/>
    <w:rsid w:val="004C2474"/>
    <w:rsid w:val="004C6486"/>
    <w:rsid w:val="004C6CC1"/>
    <w:rsid w:val="004C71EA"/>
    <w:rsid w:val="004D24DC"/>
    <w:rsid w:val="004D3407"/>
    <w:rsid w:val="004D5EE7"/>
    <w:rsid w:val="004D6DCD"/>
    <w:rsid w:val="004D7736"/>
    <w:rsid w:val="004E65C7"/>
    <w:rsid w:val="004E77FD"/>
    <w:rsid w:val="004E7AF2"/>
    <w:rsid w:val="004F074B"/>
    <w:rsid w:val="004F52E3"/>
    <w:rsid w:val="004F7D08"/>
    <w:rsid w:val="005014BA"/>
    <w:rsid w:val="00503A9D"/>
    <w:rsid w:val="0050487F"/>
    <w:rsid w:val="00506F07"/>
    <w:rsid w:val="005076FB"/>
    <w:rsid w:val="0051172F"/>
    <w:rsid w:val="005131FC"/>
    <w:rsid w:val="00513E8A"/>
    <w:rsid w:val="0052039F"/>
    <w:rsid w:val="005204AD"/>
    <w:rsid w:val="005207A7"/>
    <w:rsid w:val="005257F4"/>
    <w:rsid w:val="00525F5A"/>
    <w:rsid w:val="005319ED"/>
    <w:rsid w:val="005357C9"/>
    <w:rsid w:val="00540620"/>
    <w:rsid w:val="005413AE"/>
    <w:rsid w:val="005415D6"/>
    <w:rsid w:val="00541953"/>
    <w:rsid w:val="00550258"/>
    <w:rsid w:val="005506A9"/>
    <w:rsid w:val="00560EA8"/>
    <w:rsid w:val="00563D83"/>
    <w:rsid w:val="0056435A"/>
    <w:rsid w:val="005657F4"/>
    <w:rsid w:val="0056632C"/>
    <w:rsid w:val="005715E3"/>
    <w:rsid w:val="00571F8D"/>
    <w:rsid w:val="00573D7D"/>
    <w:rsid w:val="00577441"/>
    <w:rsid w:val="005779C1"/>
    <w:rsid w:val="0058045E"/>
    <w:rsid w:val="00581F03"/>
    <w:rsid w:val="00582842"/>
    <w:rsid w:val="00583E09"/>
    <w:rsid w:val="00585461"/>
    <w:rsid w:val="0058615B"/>
    <w:rsid w:val="0059055F"/>
    <w:rsid w:val="00591577"/>
    <w:rsid w:val="00591F4E"/>
    <w:rsid w:val="005957B1"/>
    <w:rsid w:val="00595ED7"/>
    <w:rsid w:val="00597D9A"/>
    <w:rsid w:val="005A2573"/>
    <w:rsid w:val="005A3D1D"/>
    <w:rsid w:val="005A44AD"/>
    <w:rsid w:val="005A5D35"/>
    <w:rsid w:val="005B1812"/>
    <w:rsid w:val="005B1DF5"/>
    <w:rsid w:val="005B3E96"/>
    <w:rsid w:val="005B67B6"/>
    <w:rsid w:val="005C1B99"/>
    <w:rsid w:val="005C587B"/>
    <w:rsid w:val="005C5B75"/>
    <w:rsid w:val="005D10A0"/>
    <w:rsid w:val="005D51BD"/>
    <w:rsid w:val="005D7D8A"/>
    <w:rsid w:val="005F0FE2"/>
    <w:rsid w:val="005F3572"/>
    <w:rsid w:val="005F57F2"/>
    <w:rsid w:val="005F7160"/>
    <w:rsid w:val="00601A60"/>
    <w:rsid w:val="006071C4"/>
    <w:rsid w:val="00607338"/>
    <w:rsid w:val="00612019"/>
    <w:rsid w:val="0061627B"/>
    <w:rsid w:val="00622521"/>
    <w:rsid w:val="00625777"/>
    <w:rsid w:val="0062700F"/>
    <w:rsid w:val="00630364"/>
    <w:rsid w:val="00632A9F"/>
    <w:rsid w:val="006348D1"/>
    <w:rsid w:val="00634971"/>
    <w:rsid w:val="00636390"/>
    <w:rsid w:val="006416D3"/>
    <w:rsid w:val="006452E7"/>
    <w:rsid w:val="00647A43"/>
    <w:rsid w:val="00650411"/>
    <w:rsid w:val="0065332D"/>
    <w:rsid w:val="006544A2"/>
    <w:rsid w:val="006551FB"/>
    <w:rsid w:val="00657B5C"/>
    <w:rsid w:val="00661443"/>
    <w:rsid w:val="0066277F"/>
    <w:rsid w:val="00664E19"/>
    <w:rsid w:val="0066612B"/>
    <w:rsid w:val="006705E1"/>
    <w:rsid w:val="00671ABE"/>
    <w:rsid w:val="00671F70"/>
    <w:rsid w:val="00677523"/>
    <w:rsid w:val="0067762C"/>
    <w:rsid w:val="006801E9"/>
    <w:rsid w:val="006810E1"/>
    <w:rsid w:val="006826FA"/>
    <w:rsid w:val="00683B30"/>
    <w:rsid w:val="00684444"/>
    <w:rsid w:val="00684489"/>
    <w:rsid w:val="006851DF"/>
    <w:rsid w:val="006853E1"/>
    <w:rsid w:val="006866FB"/>
    <w:rsid w:val="00690409"/>
    <w:rsid w:val="00691315"/>
    <w:rsid w:val="00691E1E"/>
    <w:rsid w:val="00693D7F"/>
    <w:rsid w:val="0069785F"/>
    <w:rsid w:val="00697915"/>
    <w:rsid w:val="006A1C0F"/>
    <w:rsid w:val="006A394A"/>
    <w:rsid w:val="006B02A2"/>
    <w:rsid w:val="006B5AC0"/>
    <w:rsid w:val="006C2992"/>
    <w:rsid w:val="006C59F6"/>
    <w:rsid w:val="006C7344"/>
    <w:rsid w:val="006D0211"/>
    <w:rsid w:val="006D7F9C"/>
    <w:rsid w:val="006E0763"/>
    <w:rsid w:val="006E1F4B"/>
    <w:rsid w:val="006E206B"/>
    <w:rsid w:val="006E4DAD"/>
    <w:rsid w:val="006E4F4E"/>
    <w:rsid w:val="006E5A87"/>
    <w:rsid w:val="006E6106"/>
    <w:rsid w:val="006F074D"/>
    <w:rsid w:val="006F17E3"/>
    <w:rsid w:val="006F52DB"/>
    <w:rsid w:val="006F63FF"/>
    <w:rsid w:val="0070325B"/>
    <w:rsid w:val="007036AB"/>
    <w:rsid w:val="00704E5E"/>
    <w:rsid w:val="00711287"/>
    <w:rsid w:val="007117FE"/>
    <w:rsid w:val="00713887"/>
    <w:rsid w:val="007158B8"/>
    <w:rsid w:val="00716A0C"/>
    <w:rsid w:val="00717C63"/>
    <w:rsid w:val="00724031"/>
    <w:rsid w:val="007246A9"/>
    <w:rsid w:val="00727326"/>
    <w:rsid w:val="00734CA5"/>
    <w:rsid w:val="007411E2"/>
    <w:rsid w:val="00741832"/>
    <w:rsid w:val="00742927"/>
    <w:rsid w:val="00743072"/>
    <w:rsid w:val="007435F6"/>
    <w:rsid w:val="0074421B"/>
    <w:rsid w:val="00746BCE"/>
    <w:rsid w:val="0075134A"/>
    <w:rsid w:val="007615D5"/>
    <w:rsid w:val="00761B19"/>
    <w:rsid w:val="00761B31"/>
    <w:rsid w:val="00763176"/>
    <w:rsid w:val="0076386A"/>
    <w:rsid w:val="00764390"/>
    <w:rsid w:val="00764AF8"/>
    <w:rsid w:val="007701A3"/>
    <w:rsid w:val="007706C6"/>
    <w:rsid w:val="00771454"/>
    <w:rsid w:val="00775B71"/>
    <w:rsid w:val="0078342B"/>
    <w:rsid w:val="0079251E"/>
    <w:rsid w:val="007953DF"/>
    <w:rsid w:val="0079702C"/>
    <w:rsid w:val="007A190B"/>
    <w:rsid w:val="007A31F3"/>
    <w:rsid w:val="007A3E33"/>
    <w:rsid w:val="007A70FD"/>
    <w:rsid w:val="007B12F2"/>
    <w:rsid w:val="007B2A4A"/>
    <w:rsid w:val="007C1E11"/>
    <w:rsid w:val="007C5E2D"/>
    <w:rsid w:val="007C63D8"/>
    <w:rsid w:val="007C6ECC"/>
    <w:rsid w:val="007D493F"/>
    <w:rsid w:val="007E03AA"/>
    <w:rsid w:val="007E191C"/>
    <w:rsid w:val="007E1BAF"/>
    <w:rsid w:val="007E73F3"/>
    <w:rsid w:val="007F10CA"/>
    <w:rsid w:val="007F263D"/>
    <w:rsid w:val="007F7070"/>
    <w:rsid w:val="00805091"/>
    <w:rsid w:val="00810292"/>
    <w:rsid w:val="00811006"/>
    <w:rsid w:val="00811283"/>
    <w:rsid w:val="008125F4"/>
    <w:rsid w:val="00814FCE"/>
    <w:rsid w:val="00816B38"/>
    <w:rsid w:val="008205E4"/>
    <w:rsid w:val="00820687"/>
    <w:rsid w:val="00820992"/>
    <w:rsid w:val="00821370"/>
    <w:rsid w:val="00821488"/>
    <w:rsid w:val="00821B46"/>
    <w:rsid w:val="008253F4"/>
    <w:rsid w:val="0082611A"/>
    <w:rsid w:val="00832A21"/>
    <w:rsid w:val="008338D4"/>
    <w:rsid w:val="00833CCE"/>
    <w:rsid w:val="008355EF"/>
    <w:rsid w:val="00835605"/>
    <w:rsid w:val="008372C4"/>
    <w:rsid w:val="008404B5"/>
    <w:rsid w:val="00841120"/>
    <w:rsid w:val="008433CE"/>
    <w:rsid w:val="00843E8C"/>
    <w:rsid w:val="008448BB"/>
    <w:rsid w:val="00846071"/>
    <w:rsid w:val="0084610A"/>
    <w:rsid w:val="00851269"/>
    <w:rsid w:val="00851A18"/>
    <w:rsid w:val="008520B6"/>
    <w:rsid w:val="00852C52"/>
    <w:rsid w:val="00854AD0"/>
    <w:rsid w:val="00854B7A"/>
    <w:rsid w:val="008562F7"/>
    <w:rsid w:val="00857F58"/>
    <w:rsid w:val="00860179"/>
    <w:rsid w:val="00861AE6"/>
    <w:rsid w:val="00863513"/>
    <w:rsid w:val="0086486D"/>
    <w:rsid w:val="00865A35"/>
    <w:rsid w:val="00865B50"/>
    <w:rsid w:val="00865C2E"/>
    <w:rsid w:val="00873603"/>
    <w:rsid w:val="00873B75"/>
    <w:rsid w:val="00873D9D"/>
    <w:rsid w:val="008756BF"/>
    <w:rsid w:val="008759C0"/>
    <w:rsid w:val="00881988"/>
    <w:rsid w:val="00884C42"/>
    <w:rsid w:val="008857DF"/>
    <w:rsid w:val="008866C0"/>
    <w:rsid w:val="0088696D"/>
    <w:rsid w:val="00896024"/>
    <w:rsid w:val="008A219D"/>
    <w:rsid w:val="008A24EA"/>
    <w:rsid w:val="008A2C3E"/>
    <w:rsid w:val="008A5384"/>
    <w:rsid w:val="008B4192"/>
    <w:rsid w:val="008B430C"/>
    <w:rsid w:val="008B46BE"/>
    <w:rsid w:val="008B5C3A"/>
    <w:rsid w:val="008B6322"/>
    <w:rsid w:val="008B7679"/>
    <w:rsid w:val="008C739A"/>
    <w:rsid w:val="008D1D11"/>
    <w:rsid w:val="008D383F"/>
    <w:rsid w:val="008D77B9"/>
    <w:rsid w:val="008D78D8"/>
    <w:rsid w:val="008D7EBD"/>
    <w:rsid w:val="008E0B05"/>
    <w:rsid w:val="008E18E1"/>
    <w:rsid w:val="008E19BB"/>
    <w:rsid w:val="008E1C0F"/>
    <w:rsid w:val="008E298A"/>
    <w:rsid w:val="008F0174"/>
    <w:rsid w:val="008F2BBC"/>
    <w:rsid w:val="008F383D"/>
    <w:rsid w:val="008F4792"/>
    <w:rsid w:val="008F632D"/>
    <w:rsid w:val="00903335"/>
    <w:rsid w:val="009100F9"/>
    <w:rsid w:val="00914253"/>
    <w:rsid w:val="00917EA6"/>
    <w:rsid w:val="00920EC8"/>
    <w:rsid w:val="00926401"/>
    <w:rsid w:val="0092704D"/>
    <w:rsid w:val="00931DC9"/>
    <w:rsid w:val="00932C5E"/>
    <w:rsid w:val="00934A5C"/>
    <w:rsid w:val="0094223E"/>
    <w:rsid w:val="00943A7D"/>
    <w:rsid w:val="00943C2C"/>
    <w:rsid w:val="00944E93"/>
    <w:rsid w:val="009474EF"/>
    <w:rsid w:val="009478CA"/>
    <w:rsid w:val="0095076B"/>
    <w:rsid w:val="00952672"/>
    <w:rsid w:val="0095625D"/>
    <w:rsid w:val="00956454"/>
    <w:rsid w:val="009575FC"/>
    <w:rsid w:val="00961295"/>
    <w:rsid w:val="00963603"/>
    <w:rsid w:val="00963E4C"/>
    <w:rsid w:val="009657A0"/>
    <w:rsid w:val="0096595F"/>
    <w:rsid w:val="009707C6"/>
    <w:rsid w:val="00976897"/>
    <w:rsid w:val="009838FA"/>
    <w:rsid w:val="00983B73"/>
    <w:rsid w:val="00997B69"/>
    <w:rsid w:val="009A003D"/>
    <w:rsid w:val="009A1F9A"/>
    <w:rsid w:val="009A34DE"/>
    <w:rsid w:val="009A55B5"/>
    <w:rsid w:val="009A7D4D"/>
    <w:rsid w:val="009B055D"/>
    <w:rsid w:val="009B2D3E"/>
    <w:rsid w:val="009B4D93"/>
    <w:rsid w:val="009B5C66"/>
    <w:rsid w:val="009B67B9"/>
    <w:rsid w:val="009B7847"/>
    <w:rsid w:val="009C39C7"/>
    <w:rsid w:val="009C3BC1"/>
    <w:rsid w:val="009C3F90"/>
    <w:rsid w:val="009C4C81"/>
    <w:rsid w:val="009C6790"/>
    <w:rsid w:val="009C6E32"/>
    <w:rsid w:val="009C78E4"/>
    <w:rsid w:val="009D0350"/>
    <w:rsid w:val="009D1D8F"/>
    <w:rsid w:val="009D4AD9"/>
    <w:rsid w:val="009E1063"/>
    <w:rsid w:val="009E2A3C"/>
    <w:rsid w:val="009E3D74"/>
    <w:rsid w:val="009E5FF7"/>
    <w:rsid w:val="009E72F2"/>
    <w:rsid w:val="009F1FAF"/>
    <w:rsid w:val="009F20E6"/>
    <w:rsid w:val="009F7872"/>
    <w:rsid w:val="009F7C61"/>
    <w:rsid w:val="00A012C2"/>
    <w:rsid w:val="00A02BB4"/>
    <w:rsid w:val="00A04FE1"/>
    <w:rsid w:val="00A07852"/>
    <w:rsid w:val="00A100A3"/>
    <w:rsid w:val="00A10DC2"/>
    <w:rsid w:val="00A10DF4"/>
    <w:rsid w:val="00A1347D"/>
    <w:rsid w:val="00A137C4"/>
    <w:rsid w:val="00A17A8E"/>
    <w:rsid w:val="00A24BCD"/>
    <w:rsid w:val="00A26D3C"/>
    <w:rsid w:val="00A3032B"/>
    <w:rsid w:val="00A33720"/>
    <w:rsid w:val="00A337A2"/>
    <w:rsid w:val="00A35FF3"/>
    <w:rsid w:val="00A43237"/>
    <w:rsid w:val="00A4355C"/>
    <w:rsid w:val="00A462BC"/>
    <w:rsid w:val="00A5263B"/>
    <w:rsid w:val="00A53218"/>
    <w:rsid w:val="00A61668"/>
    <w:rsid w:val="00A63063"/>
    <w:rsid w:val="00A660EC"/>
    <w:rsid w:val="00A702BD"/>
    <w:rsid w:val="00A70BBC"/>
    <w:rsid w:val="00A74EF9"/>
    <w:rsid w:val="00A80866"/>
    <w:rsid w:val="00A80DCA"/>
    <w:rsid w:val="00A82CFA"/>
    <w:rsid w:val="00A8519F"/>
    <w:rsid w:val="00A905AB"/>
    <w:rsid w:val="00A91BEA"/>
    <w:rsid w:val="00A92BB0"/>
    <w:rsid w:val="00A92D8F"/>
    <w:rsid w:val="00A940AE"/>
    <w:rsid w:val="00A964FF"/>
    <w:rsid w:val="00A978F0"/>
    <w:rsid w:val="00AA1031"/>
    <w:rsid w:val="00AA2C72"/>
    <w:rsid w:val="00AA39F9"/>
    <w:rsid w:val="00AB1317"/>
    <w:rsid w:val="00AB1A9B"/>
    <w:rsid w:val="00AB3ED2"/>
    <w:rsid w:val="00AB434E"/>
    <w:rsid w:val="00AB5686"/>
    <w:rsid w:val="00AB5B2B"/>
    <w:rsid w:val="00AB742F"/>
    <w:rsid w:val="00AC065E"/>
    <w:rsid w:val="00AC10CB"/>
    <w:rsid w:val="00AC407A"/>
    <w:rsid w:val="00AC5487"/>
    <w:rsid w:val="00AC638D"/>
    <w:rsid w:val="00AC7086"/>
    <w:rsid w:val="00AD1C50"/>
    <w:rsid w:val="00AD4079"/>
    <w:rsid w:val="00AE1C2B"/>
    <w:rsid w:val="00AE592F"/>
    <w:rsid w:val="00AE78C2"/>
    <w:rsid w:val="00AF026A"/>
    <w:rsid w:val="00AF05A9"/>
    <w:rsid w:val="00AF4C84"/>
    <w:rsid w:val="00AF55AB"/>
    <w:rsid w:val="00AF64E1"/>
    <w:rsid w:val="00AF658B"/>
    <w:rsid w:val="00AF679B"/>
    <w:rsid w:val="00AF7FC7"/>
    <w:rsid w:val="00B018B9"/>
    <w:rsid w:val="00B042C4"/>
    <w:rsid w:val="00B04B9B"/>
    <w:rsid w:val="00B126BF"/>
    <w:rsid w:val="00B2259F"/>
    <w:rsid w:val="00B2746A"/>
    <w:rsid w:val="00B27541"/>
    <w:rsid w:val="00B275F0"/>
    <w:rsid w:val="00B32142"/>
    <w:rsid w:val="00B32284"/>
    <w:rsid w:val="00B32F04"/>
    <w:rsid w:val="00B36D02"/>
    <w:rsid w:val="00B420F8"/>
    <w:rsid w:val="00B42D08"/>
    <w:rsid w:val="00B431BF"/>
    <w:rsid w:val="00B438D5"/>
    <w:rsid w:val="00B446B7"/>
    <w:rsid w:val="00B465C3"/>
    <w:rsid w:val="00B4775F"/>
    <w:rsid w:val="00B478D6"/>
    <w:rsid w:val="00B50C36"/>
    <w:rsid w:val="00B527F0"/>
    <w:rsid w:val="00B55D5E"/>
    <w:rsid w:val="00B60AD7"/>
    <w:rsid w:val="00B62D21"/>
    <w:rsid w:val="00B6327E"/>
    <w:rsid w:val="00B63731"/>
    <w:rsid w:val="00B66210"/>
    <w:rsid w:val="00B7159D"/>
    <w:rsid w:val="00B74A54"/>
    <w:rsid w:val="00B7514C"/>
    <w:rsid w:val="00B75EAF"/>
    <w:rsid w:val="00B81165"/>
    <w:rsid w:val="00B821B5"/>
    <w:rsid w:val="00B82870"/>
    <w:rsid w:val="00B82D98"/>
    <w:rsid w:val="00B8390D"/>
    <w:rsid w:val="00B8466A"/>
    <w:rsid w:val="00B84E2F"/>
    <w:rsid w:val="00B8516A"/>
    <w:rsid w:val="00B852D4"/>
    <w:rsid w:val="00B85BA5"/>
    <w:rsid w:val="00B9004C"/>
    <w:rsid w:val="00B91341"/>
    <w:rsid w:val="00B92D46"/>
    <w:rsid w:val="00B94E01"/>
    <w:rsid w:val="00B96764"/>
    <w:rsid w:val="00B97080"/>
    <w:rsid w:val="00B9788A"/>
    <w:rsid w:val="00BA1838"/>
    <w:rsid w:val="00BA23A2"/>
    <w:rsid w:val="00BA3CDA"/>
    <w:rsid w:val="00BA4711"/>
    <w:rsid w:val="00BA53E2"/>
    <w:rsid w:val="00BB1747"/>
    <w:rsid w:val="00BB32B2"/>
    <w:rsid w:val="00BB46EA"/>
    <w:rsid w:val="00BB4FA6"/>
    <w:rsid w:val="00BC2D60"/>
    <w:rsid w:val="00BC3BD0"/>
    <w:rsid w:val="00BC4B3D"/>
    <w:rsid w:val="00BC59CD"/>
    <w:rsid w:val="00BD5CCF"/>
    <w:rsid w:val="00BE24E4"/>
    <w:rsid w:val="00BE3B91"/>
    <w:rsid w:val="00BF1034"/>
    <w:rsid w:val="00BF6157"/>
    <w:rsid w:val="00C02385"/>
    <w:rsid w:val="00C065AD"/>
    <w:rsid w:val="00C100F6"/>
    <w:rsid w:val="00C11894"/>
    <w:rsid w:val="00C1206B"/>
    <w:rsid w:val="00C14715"/>
    <w:rsid w:val="00C17418"/>
    <w:rsid w:val="00C1783A"/>
    <w:rsid w:val="00C20511"/>
    <w:rsid w:val="00C21348"/>
    <w:rsid w:val="00C22A85"/>
    <w:rsid w:val="00C23A2E"/>
    <w:rsid w:val="00C24260"/>
    <w:rsid w:val="00C30160"/>
    <w:rsid w:val="00C3089C"/>
    <w:rsid w:val="00C3141E"/>
    <w:rsid w:val="00C31D33"/>
    <w:rsid w:val="00C43684"/>
    <w:rsid w:val="00C442A4"/>
    <w:rsid w:val="00C46333"/>
    <w:rsid w:val="00C50672"/>
    <w:rsid w:val="00C50B8A"/>
    <w:rsid w:val="00C50DB1"/>
    <w:rsid w:val="00C515BD"/>
    <w:rsid w:val="00C52911"/>
    <w:rsid w:val="00C539A6"/>
    <w:rsid w:val="00C539F4"/>
    <w:rsid w:val="00C54C9C"/>
    <w:rsid w:val="00C56886"/>
    <w:rsid w:val="00C631CB"/>
    <w:rsid w:val="00C63BB8"/>
    <w:rsid w:val="00C65578"/>
    <w:rsid w:val="00C66FE2"/>
    <w:rsid w:val="00C71F0D"/>
    <w:rsid w:val="00C72369"/>
    <w:rsid w:val="00C749AF"/>
    <w:rsid w:val="00C80564"/>
    <w:rsid w:val="00C8180A"/>
    <w:rsid w:val="00C81906"/>
    <w:rsid w:val="00C84A5D"/>
    <w:rsid w:val="00C92AA4"/>
    <w:rsid w:val="00C93E33"/>
    <w:rsid w:val="00C951B2"/>
    <w:rsid w:val="00C96B78"/>
    <w:rsid w:val="00CA235E"/>
    <w:rsid w:val="00CA4186"/>
    <w:rsid w:val="00CA4EF3"/>
    <w:rsid w:val="00CA57BC"/>
    <w:rsid w:val="00CA7505"/>
    <w:rsid w:val="00CA7AFC"/>
    <w:rsid w:val="00CB2B3D"/>
    <w:rsid w:val="00CB40D5"/>
    <w:rsid w:val="00CB6DD4"/>
    <w:rsid w:val="00CC1006"/>
    <w:rsid w:val="00CC204B"/>
    <w:rsid w:val="00CC24ED"/>
    <w:rsid w:val="00CD0CE4"/>
    <w:rsid w:val="00CD415D"/>
    <w:rsid w:val="00CD5BCB"/>
    <w:rsid w:val="00CD6276"/>
    <w:rsid w:val="00CE1FBA"/>
    <w:rsid w:val="00CE2B42"/>
    <w:rsid w:val="00CE36C8"/>
    <w:rsid w:val="00CF10C2"/>
    <w:rsid w:val="00CF2022"/>
    <w:rsid w:val="00CF5645"/>
    <w:rsid w:val="00D00031"/>
    <w:rsid w:val="00D0188C"/>
    <w:rsid w:val="00D0294E"/>
    <w:rsid w:val="00D04624"/>
    <w:rsid w:val="00D0696C"/>
    <w:rsid w:val="00D06A9A"/>
    <w:rsid w:val="00D1051F"/>
    <w:rsid w:val="00D11A15"/>
    <w:rsid w:val="00D13576"/>
    <w:rsid w:val="00D14900"/>
    <w:rsid w:val="00D20D86"/>
    <w:rsid w:val="00D2191C"/>
    <w:rsid w:val="00D22547"/>
    <w:rsid w:val="00D25214"/>
    <w:rsid w:val="00D26840"/>
    <w:rsid w:val="00D317FC"/>
    <w:rsid w:val="00D37E54"/>
    <w:rsid w:val="00D4294D"/>
    <w:rsid w:val="00D46186"/>
    <w:rsid w:val="00D52E91"/>
    <w:rsid w:val="00D5627A"/>
    <w:rsid w:val="00D563F8"/>
    <w:rsid w:val="00D6180E"/>
    <w:rsid w:val="00D63A98"/>
    <w:rsid w:val="00D72D3D"/>
    <w:rsid w:val="00D74747"/>
    <w:rsid w:val="00D756C4"/>
    <w:rsid w:val="00D75C58"/>
    <w:rsid w:val="00D771CC"/>
    <w:rsid w:val="00D774F2"/>
    <w:rsid w:val="00D81EB9"/>
    <w:rsid w:val="00D8430E"/>
    <w:rsid w:val="00D86EE3"/>
    <w:rsid w:val="00D922EA"/>
    <w:rsid w:val="00D9452C"/>
    <w:rsid w:val="00D95400"/>
    <w:rsid w:val="00D960A9"/>
    <w:rsid w:val="00D9722C"/>
    <w:rsid w:val="00D97C92"/>
    <w:rsid w:val="00DA0EB4"/>
    <w:rsid w:val="00DA1D43"/>
    <w:rsid w:val="00DA1F15"/>
    <w:rsid w:val="00DA522B"/>
    <w:rsid w:val="00DA5D74"/>
    <w:rsid w:val="00DA6E02"/>
    <w:rsid w:val="00DA7A30"/>
    <w:rsid w:val="00DB291B"/>
    <w:rsid w:val="00DB2969"/>
    <w:rsid w:val="00DB3ED4"/>
    <w:rsid w:val="00DB4100"/>
    <w:rsid w:val="00DB460C"/>
    <w:rsid w:val="00DB5941"/>
    <w:rsid w:val="00DB6EAF"/>
    <w:rsid w:val="00DC412F"/>
    <w:rsid w:val="00DC6135"/>
    <w:rsid w:val="00DC6539"/>
    <w:rsid w:val="00DD457A"/>
    <w:rsid w:val="00DD6D0F"/>
    <w:rsid w:val="00DE039C"/>
    <w:rsid w:val="00DE09AC"/>
    <w:rsid w:val="00DE0B46"/>
    <w:rsid w:val="00DE4C3B"/>
    <w:rsid w:val="00DE5498"/>
    <w:rsid w:val="00DE6247"/>
    <w:rsid w:val="00DE69C1"/>
    <w:rsid w:val="00DE69DB"/>
    <w:rsid w:val="00DF0A66"/>
    <w:rsid w:val="00DF3479"/>
    <w:rsid w:val="00DF4D77"/>
    <w:rsid w:val="00DF58B3"/>
    <w:rsid w:val="00E0294E"/>
    <w:rsid w:val="00E030E8"/>
    <w:rsid w:val="00E056B5"/>
    <w:rsid w:val="00E063C8"/>
    <w:rsid w:val="00E1547D"/>
    <w:rsid w:val="00E172C1"/>
    <w:rsid w:val="00E249FB"/>
    <w:rsid w:val="00E25B4E"/>
    <w:rsid w:val="00E26F91"/>
    <w:rsid w:val="00E3299A"/>
    <w:rsid w:val="00E35061"/>
    <w:rsid w:val="00E37B57"/>
    <w:rsid w:val="00E42F30"/>
    <w:rsid w:val="00E431BD"/>
    <w:rsid w:val="00E46340"/>
    <w:rsid w:val="00E5152E"/>
    <w:rsid w:val="00E52CE2"/>
    <w:rsid w:val="00E53013"/>
    <w:rsid w:val="00E56049"/>
    <w:rsid w:val="00E604EC"/>
    <w:rsid w:val="00E60C3D"/>
    <w:rsid w:val="00E61CAC"/>
    <w:rsid w:val="00E639B0"/>
    <w:rsid w:val="00E6461F"/>
    <w:rsid w:val="00E70D8C"/>
    <w:rsid w:val="00E72C8B"/>
    <w:rsid w:val="00E733DE"/>
    <w:rsid w:val="00E74297"/>
    <w:rsid w:val="00E767B8"/>
    <w:rsid w:val="00E80277"/>
    <w:rsid w:val="00E80B62"/>
    <w:rsid w:val="00E80C62"/>
    <w:rsid w:val="00E80E7A"/>
    <w:rsid w:val="00E83B44"/>
    <w:rsid w:val="00E85E74"/>
    <w:rsid w:val="00E8742F"/>
    <w:rsid w:val="00E9530C"/>
    <w:rsid w:val="00E963A1"/>
    <w:rsid w:val="00EA0AC0"/>
    <w:rsid w:val="00EA0B69"/>
    <w:rsid w:val="00EB004F"/>
    <w:rsid w:val="00EB020F"/>
    <w:rsid w:val="00EB31FB"/>
    <w:rsid w:val="00EB3D12"/>
    <w:rsid w:val="00EB5C80"/>
    <w:rsid w:val="00EB7219"/>
    <w:rsid w:val="00EB773A"/>
    <w:rsid w:val="00EC0A98"/>
    <w:rsid w:val="00EC0ACB"/>
    <w:rsid w:val="00EC0F3D"/>
    <w:rsid w:val="00EC3B66"/>
    <w:rsid w:val="00EC71D7"/>
    <w:rsid w:val="00EC7299"/>
    <w:rsid w:val="00EC72EA"/>
    <w:rsid w:val="00ED0380"/>
    <w:rsid w:val="00ED4599"/>
    <w:rsid w:val="00ED571F"/>
    <w:rsid w:val="00ED6B32"/>
    <w:rsid w:val="00ED70F9"/>
    <w:rsid w:val="00ED7E15"/>
    <w:rsid w:val="00EE276C"/>
    <w:rsid w:val="00EE5778"/>
    <w:rsid w:val="00EE7372"/>
    <w:rsid w:val="00EF340B"/>
    <w:rsid w:val="00EF3875"/>
    <w:rsid w:val="00EF4E99"/>
    <w:rsid w:val="00EF53EF"/>
    <w:rsid w:val="00EF6880"/>
    <w:rsid w:val="00EF714E"/>
    <w:rsid w:val="00F12D47"/>
    <w:rsid w:val="00F164D5"/>
    <w:rsid w:val="00F203E6"/>
    <w:rsid w:val="00F237A3"/>
    <w:rsid w:val="00F2572A"/>
    <w:rsid w:val="00F27264"/>
    <w:rsid w:val="00F3156B"/>
    <w:rsid w:val="00F31BDA"/>
    <w:rsid w:val="00F32190"/>
    <w:rsid w:val="00F33B01"/>
    <w:rsid w:val="00F36698"/>
    <w:rsid w:val="00F44212"/>
    <w:rsid w:val="00F5171C"/>
    <w:rsid w:val="00F51E38"/>
    <w:rsid w:val="00F53463"/>
    <w:rsid w:val="00F54EFF"/>
    <w:rsid w:val="00F55E99"/>
    <w:rsid w:val="00F61FCF"/>
    <w:rsid w:val="00F66007"/>
    <w:rsid w:val="00F670E5"/>
    <w:rsid w:val="00F6736A"/>
    <w:rsid w:val="00F67EA7"/>
    <w:rsid w:val="00F70295"/>
    <w:rsid w:val="00F709D5"/>
    <w:rsid w:val="00F70FCA"/>
    <w:rsid w:val="00F73279"/>
    <w:rsid w:val="00F742D4"/>
    <w:rsid w:val="00F74621"/>
    <w:rsid w:val="00F75022"/>
    <w:rsid w:val="00F7721C"/>
    <w:rsid w:val="00F81ABF"/>
    <w:rsid w:val="00F840CE"/>
    <w:rsid w:val="00F851E4"/>
    <w:rsid w:val="00F85F46"/>
    <w:rsid w:val="00F97414"/>
    <w:rsid w:val="00FA20D1"/>
    <w:rsid w:val="00FA450E"/>
    <w:rsid w:val="00FB1CBF"/>
    <w:rsid w:val="00FB73EE"/>
    <w:rsid w:val="00FC0827"/>
    <w:rsid w:val="00FC1147"/>
    <w:rsid w:val="00FC2B34"/>
    <w:rsid w:val="00FC3F48"/>
    <w:rsid w:val="00FC54F5"/>
    <w:rsid w:val="00FC56F0"/>
    <w:rsid w:val="00FC7583"/>
    <w:rsid w:val="00FD0BBC"/>
    <w:rsid w:val="00FD198F"/>
    <w:rsid w:val="00FD2723"/>
    <w:rsid w:val="00FD3BCC"/>
    <w:rsid w:val="00FD4917"/>
    <w:rsid w:val="00FE34B9"/>
    <w:rsid w:val="00FE525E"/>
    <w:rsid w:val="00FE6411"/>
    <w:rsid w:val="00FE662C"/>
    <w:rsid w:val="00FE7B31"/>
    <w:rsid w:val="00FF072E"/>
    <w:rsid w:val="00FF0742"/>
    <w:rsid w:val="00FF11CD"/>
    <w:rsid w:val="00FF1FC6"/>
    <w:rsid w:val="00FF4814"/>
    <w:rsid w:val="00FF75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242B2"/>
  <w15:docId w15:val="{74111B59-94B6-4FBF-9298-C694B4AF9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nformat">
    <w:name w:val="ConsPlusNonformat"/>
    <w:rsid w:val="00A80DCA"/>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FontStyle13">
    <w:name w:val="Font Style13"/>
    <w:uiPriority w:val="99"/>
    <w:rsid w:val="008D77B9"/>
    <w:rPr>
      <w:rFonts w:ascii="Times New Roman" w:hAnsi="Times New Roman" w:cs="Times New Roman" w:hint="default"/>
      <w:sz w:val="26"/>
      <w:szCs w:val="26"/>
    </w:rPr>
  </w:style>
  <w:style w:type="character" w:customStyle="1" w:styleId="FontStyle12">
    <w:name w:val="Font Style12"/>
    <w:uiPriority w:val="99"/>
    <w:rsid w:val="008D77B9"/>
    <w:rPr>
      <w:rFonts w:ascii="Times New Roman" w:hAnsi="Times New Roman" w:cs="Times New Roman" w:hint="default"/>
      <w:b/>
      <w:bCs/>
      <w:sz w:val="30"/>
      <w:szCs w:val="30"/>
    </w:rPr>
  </w:style>
  <w:style w:type="paragraph" w:styleId="a3">
    <w:name w:val="Balloon Text"/>
    <w:basedOn w:val="a"/>
    <w:link w:val="a4"/>
    <w:uiPriority w:val="99"/>
    <w:semiHidden/>
    <w:unhideWhenUsed/>
    <w:rsid w:val="00D2191C"/>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2191C"/>
    <w:rPr>
      <w:rFonts w:ascii="Tahoma" w:hAnsi="Tahoma" w:cs="Tahoma"/>
      <w:sz w:val="16"/>
      <w:szCs w:val="16"/>
    </w:rPr>
  </w:style>
  <w:style w:type="paragraph" w:styleId="a5">
    <w:name w:val="header"/>
    <w:basedOn w:val="a"/>
    <w:link w:val="a6"/>
    <w:uiPriority w:val="99"/>
    <w:unhideWhenUsed/>
    <w:rsid w:val="00E25B4E"/>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E25B4E"/>
  </w:style>
  <w:style w:type="paragraph" w:styleId="a7">
    <w:name w:val="footer"/>
    <w:basedOn w:val="a"/>
    <w:link w:val="a8"/>
    <w:uiPriority w:val="99"/>
    <w:unhideWhenUsed/>
    <w:rsid w:val="00E25B4E"/>
    <w:pPr>
      <w:tabs>
        <w:tab w:val="center" w:pos="4677"/>
        <w:tab w:val="right" w:pos="9355"/>
      </w:tabs>
      <w:spacing w:after="0" w:line="240" w:lineRule="auto"/>
    </w:pPr>
  </w:style>
  <w:style w:type="character" w:customStyle="1" w:styleId="a8">
    <w:name w:val="Нижний колонтитул Знак"/>
    <w:basedOn w:val="a0"/>
    <w:link w:val="a7"/>
    <w:uiPriority w:val="99"/>
    <w:rsid w:val="00E25B4E"/>
  </w:style>
  <w:style w:type="paragraph" w:styleId="a9">
    <w:name w:val="List Paragraph"/>
    <w:basedOn w:val="a"/>
    <w:uiPriority w:val="34"/>
    <w:qFormat/>
    <w:rsid w:val="004B27BC"/>
    <w:pPr>
      <w:ind w:left="720"/>
      <w:contextualSpacing/>
    </w:pPr>
  </w:style>
  <w:style w:type="character" w:customStyle="1" w:styleId="2">
    <w:name w:val="Основной текст (2)_"/>
    <w:link w:val="20"/>
    <w:rsid w:val="00C23A2E"/>
    <w:rPr>
      <w:sz w:val="28"/>
      <w:szCs w:val="28"/>
      <w:shd w:val="clear" w:color="auto" w:fill="FFFFFF"/>
    </w:rPr>
  </w:style>
  <w:style w:type="paragraph" w:customStyle="1" w:styleId="20">
    <w:name w:val="Основной текст (2)"/>
    <w:basedOn w:val="a"/>
    <w:link w:val="2"/>
    <w:rsid w:val="00C23A2E"/>
    <w:pPr>
      <w:widowControl w:val="0"/>
      <w:shd w:val="clear" w:color="auto" w:fill="FFFFFF"/>
      <w:spacing w:after="2160" w:line="326" w:lineRule="exact"/>
      <w:jc w:val="right"/>
    </w:pPr>
    <w:rPr>
      <w:sz w:val="28"/>
      <w:szCs w:val="28"/>
    </w:rPr>
  </w:style>
  <w:style w:type="table" w:styleId="aa">
    <w:name w:val="Table Grid"/>
    <w:basedOn w:val="a1"/>
    <w:rsid w:val="00D972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Обычный1"/>
    <w:rsid w:val="00F55E99"/>
    <w:pPr>
      <w:widowControl w:val="0"/>
      <w:spacing w:after="0" w:line="320" w:lineRule="auto"/>
      <w:ind w:firstLine="500"/>
      <w:jc w:val="both"/>
    </w:pPr>
    <w:rPr>
      <w:rFonts w:ascii="Times New Roman" w:eastAsia="Times New Roman" w:hAnsi="Times New Roman" w:cs="Times New Roman"/>
      <w:snapToGrid w:val="0"/>
      <w:sz w:val="18"/>
      <w:szCs w:val="20"/>
      <w:lang w:eastAsia="ru-RU"/>
    </w:rPr>
  </w:style>
  <w:style w:type="paragraph" w:styleId="ab">
    <w:name w:val="Body Text Indent"/>
    <w:basedOn w:val="a"/>
    <w:link w:val="ac"/>
    <w:rsid w:val="00F55E99"/>
    <w:pPr>
      <w:widowControl w:val="0"/>
      <w:autoSpaceDE w:val="0"/>
      <w:autoSpaceDN w:val="0"/>
      <w:adjustRightInd w:val="0"/>
      <w:spacing w:after="0" w:line="360" w:lineRule="auto"/>
      <w:ind w:firstLine="720"/>
      <w:jc w:val="center"/>
    </w:pPr>
    <w:rPr>
      <w:rFonts w:ascii="Times New Roman" w:eastAsia="Times New Roman" w:hAnsi="Times New Roman" w:cs="Times New Roman"/>
      <w:b/>
      <w:bCs/>
      <w:sz w:val="28"/>
      <w:szCs w:val="28"/>
      <w:lang w:eastAsia="ru-RU"/>
    </w:rPr>
  </w:style>
  <w:style w:type="character" w:customStyle="1" w:styleId="ac">
    <w:name w:val="Основной текст с отступом Знак"/>
    <w:basedOn w:val="a0"/>
    <w:link w:val="ab"/>
    <w:rsid w:val="00F55E99"/>
    <w:rPr>
      <w:rFonts w:ascii="Times New Roman" w:eastAsia="Times New Roman" w:hAnsi="Times New Roman" w:cs="Times New Roman"/>
      <w:b/>
      <w:bCs/>
      <w:sz w:val="28"/>
      <w:szCs w:val="28"/>
      <w:lang w:eastAsia="ru-RU"/>
    </w:rPr>
  </w:style>
  <w:style w:type="character" w:customStyle="1" w:styleId="FontStyle11">
    <w:name w:val="Font Style11"/>
    <w:basedOn w:val="a0"/>
    <w:uiPriority w:val="99"/>
    <w:rsid w:val="00356A94"/>
    <w:rPr>
      <w:rFonts w:ascii="Times New Roman" w:hAnsi="Times New Roman" w:cs="Times New Roman"/>
      <w:sz w:val="26"/>
      <w:szCs w:val="26"/>
    </w:rPr>
  </w:style>
  <w:style w:type="character" w:styleId="ad">
    <w:name w:val="Strong"/>
    <w:basedOn w:val="a0"/>
    <w:uiPriority w:val="22"/>
    <w:qFormat/>
    <w:rsid w:val="00A337A2"/>
    <w:rPr>
      <w:b/>
      <w:bCs/>
    </w:rPr>
  </w:style>
  <w:style w:type="paragraph" w:customStyle="1" w:styleId="FR1">
    <w:name w:val="FR1"/>
    <w:rsid w:val="00132506"/>
    <w:pPr>
      <w:widowControl w:val="0"/>
      <w:autoSpaceDE w:val="0"/>
      <w:autoSpaceDN w:val="0"/>
      <w:adjustRightInd w:val="0"/>
      <w:spacing w:after="0" w:line="420" w:lineRule="auto"/>
      <w:ind w:left="200" w:firstLine="720"/>
      <w:jc w:val="both"/>
    </w:pPr>
    <w:rPr>
      <w:rFonts w:ascii="Times New Roman" w:eastAsia="Times New Roman" w:hAnsi="Times New Roman" w:cs="Times New Roman"/>
      <w:sz w:val="28"/>
      <w:szCs w:val="20"/>
      <w:lang w:eastAsia="ru-RU"/>
    </w:rPr>
  </w:style>
  <w:style w:type="paragraph" w:customStyle="1" w:styleId="4">
    <w:name w:val="Основной текст4"/>
    <w:basedOn w:val="a"/>
    <w:rsid w:val="004B4DB6"/>
    <w:pPr>
      <w:widowControl w:val="0"/>
      <w:shd w:val="clear" w:color="auto" w:fill="FFFFFF"/>
      <w:spacing w:before="360" w:after="0" w:line="274" w:lineRule="exact"/>
      <w:ind w:hanging="360"/>
    </w:pPr>
    <w:rPr>
      <w:rFonts w:ascii="Times New Roman" w:eastAsia="Times New Roman" w:hAnsi="Times New Roman" w:cs="Times New Roman"/>
      <w:sz w:val="23"/>
      <w:szCs w:val="23"/>
    </w:rPr>
  </w:style>
  <w:style w:type="character" w:customStyle="1" w:styleId="10">
    <w:name w:val="Основной текст1"/>
    <w:basedOn w:val="a0"/>
    <w:rsid w:val="00344185"/>
    <w:rPr>
      <w:rFonts w:ascii="Times New Roman" w:eastAsia="Times New Roman" w:hAnsi="Times New Roman" w:cs="Times New Roman"/>
      <w:b w:val="0"/>
      <w:bCs w:val="0"/>
      <w:i w:val="0"/>
      <w:iCs w:val="0"/>
      <w:smallCaps w:val="0"/>
      <w:strike w:val="0"/>
      <w:color w:val="000000"/>
      <w:spacing w:val="10"/>
      <w:w w:val="100"/>
      <w:position w:val="0"/>
      <w:sz w:val="26"/>
      <w:szCs w:val="26"/>
      <w:u w:val="none"/>
      <w:lang w:val="ru-RU"/>
    </w:rPr>
  </w:style>
  <w:style w:type="character" w:customStyle="1" w:styleId="21">
    <w:name w:val="Основной текст2"/>
    <w:basedOn w:val="a0"/>
    <w:rsid w:val="00344185"/>
    <w:rPr>
      <w:rFonts w:ascii="Times New Roman" w:eastAsia="Times New Roman" w:hAnsi="Times New Roman" w:cs="Times New Roman"/>
      <w:b w:val="0"/>
      <w:bCs w:val="0"/>
      <w:i w:val="0"/>
      <w:iCs w:val="0"/>
      <w:smallCaps w:val="0"/>
      <w:strike w:val="0"/>
      <w:color w:val="000000"/>
      <w:spacing w:val="10"/>
      <w:w w:val="100"/>
      <w:position w:val="0"/>
      <w:sz w:val="26"/>
      <w:szCs w:val="26"/>
      <w:u w:val="none"/>
      <w:lang w:val="ru-RU"/>
    </w:rPr>
  </w:style>
  <w:style w:type="character" w:styleId="ae">
    <w:name w:val="Hyperlink"/>
    <w:uiPriority w:val="99"/>
    <w:unhideWhenUsed/>
    <w:rsid w:val="00C65578"/>
    <w:rPr>
      <w:color w:val="0000FF"/>
      <w:u w:val="single"/>
    </w:rPr>
  </w:style>
  <w:style w:type="paragraph" w:customStyle="1" w:styleId="100">
    <w:name w:val="Основной текст10"/>
    <w:basedOn w:val="a"/>
    <w:rsid w:val="003602BC"/>
    <w:pPr>
      <w:widowControl w:val="0"/>
      <w:shd w:val="clear" w:color="auto" w:fill="FFFFFF"/>
      <w:spacing w:after="0" w:line="317" w:lineRule="exact"/>
      <w:jc w:val="center"/>
    </w:pPr>
    <w:rPr>
      <w:rFonts w:ascii="Times New Roman" w:eastAsia="Times New Roman" w:hAnsi="Times New Roman" w:cs="Times New Roman"/>
      <w:sz w:val="26"/>
      <w:szCs w:val="26"/>
      <w:lang w:eastAsia="ru-RU"/>
    </w:rPr>
  </w:style>
  <w:style w:type="paragraph" w:customStyle="1" w:styleId="Default">
    <w:name w:val="Default"/>
    <w:rsid w:val="00033488"/>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tandard">
    <w:name w:val="Standard"/>
    <w:rsid w:val="00C22A85"/>
    <w:pPr>
      <w:suppressAutoHyphens/>
      <w:autoSpaceDN w:val="0"/>
      <w:spacing w:after="0" w:line="240" w:lineRule="auto"/>
      <w:textAlignment w:val="baseline"/>
    </w:pPr>
    <w:rPr>
      <w:rFonts w:ascii="Times New Roman" w:eastAsia="Times New Roman" w:hAnsi="Times New Roman" w:cs="Times New Roman"/>
      <w:kern w:val="3"/>
      <w:sz w:val="24"/>
      <w:szCs w:val="24"/>
      <w:lang w:eastAsia="zh-CN"/>
    </w:rPr>
  </w:style>
  <w:style w:type="character" w:customStyle="1" w:styleId="A24">
    <w:name w:val="A24"/>
    <w:uiPriority w:val="99"/>
    <w:rsid w:val="0095076B"/>
    <w:rPr>
      <w:rFonts w:cs="Minion Pro"/>
      <w:color w:val="000000"/>
      <w:sz w:val="20"/>
      <w:szCs w:val="20"/>
    </w:rPr>
  </w:style>
  <w:style w:type="character" w:customStyle="1" w:styleId="14">
    <w:name w:val="Основной текст (14)"/>
    <w:basedOn w:val="a0"/>
    <w:rsid w:val="00D11A15"/>
    <w:rPr>
      <w:rFonts w:ascii="Times New Roman" w:eastAsia="Times New Roman" w:hAnsi="Times New Roman" w:cs="Times New Roman"/>
      <w:b/>
      <w:bCs/>
      <w:i w:val="0"/>
      <w:iCs w:val="0"/>
      <w:smallCaps w:val="0"/>
      <w:strike w:val="0"/>
      <w:color w:val="000000"/>
      <w:spacing w:val="0"/>
      <w:w w:val="100"/>
      <w:position w:val="0"/>
      <w:sz w:val="19"/>
      <w:szCs w:val="19"/>
      <w:u w:val="none"/>
      <w:lang w:val="ru-RU" w:eastAsia="ru-RU" w:bidi="ru-RU"/>
    </w:rPr>
  </w:style>
  <w:style w:type="character" w:styleId="af">
    <w:name w:val="footnote reference"/>
    <w:basedOn w:val="a0"/>
    <w:unhideWhenUsed/>
    <w:rsid w:val="00D11A15"/>
    <w:rPr>
      <w:vertAlign w:val="superscript"/>
    </w:rPr>
  </w:style>
  <w:style w:type="character" w:customStyle="1" w:styleId="fontstyle01">
    <w:name w:val="fontstyle01"/>
    <w:basedOn w:val="a0"/>
    <w:rsid w:val="00DE69C1"/>
    <w:rPr>
      <w:rFonts w:ascii="Tahoma" w:hAnsi="Tahoma" w:cs="Tahoma" w:hint="default"/>
      <w:b w:val="0"/>
      <w:bCs w:val="0"/>
      <w:i w:val="0"/>
      <w:iCs w:val="0"/>
      <w:color w:val="000000"/>
      <w:sz w:val="28"/>
      <w:szCs w:val="28"/>
    </w:rPr>
  </w:style>
  <w:style w:type="paragraph" w:customStyle="1" w:styleId="11">
    <w:name w:val="Абзац списка1"/>
    <w:basedOn w:val="a"/>
    <w:uiPriority w:val="99"/>
    <w:qFormat/>
    <w:rsid w:val="00DA1F15"/>
    <w:pPr>
      <w:ind w:left="720"/>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0715">
      <w:bodyDiv w:val="1"/>
      <w:marLeft w:val="0"/>
      <w:marRight w:val="0"/>
      <w:marTop w:val="0"/>
      <w:marBottom w:val="0"/>
      <w:divBdr>
        <w:top w:val="none" w:sz="0" w:space="0" w:color="auto"/>
        <w:left w:val="none" w:sz="0" w:space="0" w:color="auto"/>
        <w:bottom w:val="none" w:sz="0" w:space="0" w:color="auto"/>
        <w:right w:val="none" w:sz="0" w:space="0" w:color="auto"/>
      </w:divBdr>
    </w:div>
    <w:div w:id="94445866">
      <w:bodyDiv w:val="1"/>
      <w:marLeft w:val="0"/>
      <w:marRight w:val="0"/>
      <w:marTop w:val="0"/>
      <w:marBottom w:val="0"/>
      <w:divBdr>
        <w:top w:val="none" w:sz="0" w:space="0" w:color="auto"/>
        <w:left w:val="none" w:sz="0" w:space="0" w:color="auto"/>
        <w:bottom w:val="none" w:sz="0" w:space="0" w:color="auto"/>
        <w:right w:val="none" w:sz="0" w:space="0" w:color="auto"/>
      </w:divBdr>
    </w:div>
    <w:div w:id="122889730">
      <w:bodyDiv w:val="1"/>
      <w:marLeft w:val="0"/>
      <w:marRight w:val="0"/>
      <w:marTop w:val="0"/>
      <w:marBottom w:val="0"/>
      <w:divBdr>
        <w:top w:val="none" w:sz="0" w:space="0" w:color="auto"/>
        <w:left w:val="none" w:sz="0" w:space="0" w:color="auto"/>
        <w:bottom w:val="none" w:sz="0" w:space="0" w:color="auto"/>
        <w:right w:val="none" w:sz="0" w:space="0" w:color="auto"/>
      </w:divBdr>
    </w:div>
    <w:div w:id="293830429">
      <w:bodyDiv w:val="1"/>
      <w:marLeft w:val="0"/>
      <w:marRight w:val="0"/>
      <w:marTop w:val="0"/>
      <w:marBottom w:val="0"/>
      <w:divBdr>
        <w:top w:val="none" w:sz="0" w:space="0" w:color="auto"/>
        <w:left w:val="none" w:sz="0" w:space="0" w:color="auto"/>
        <w:bottom w:val="none" w:sz="0" w:space="0" w:color="auto"/>
        <w:right w:val="none" w:sz="0" w:space="0" w:color="auto"/>
      </w:divBdr>
    </w:div>
    <w:div w:id="398793774">
      <w:bodyDiv w:val="1"/>
      <w:marLeft w:val="0"/>
      <w:marRight w:val="0"/>
      <w:marTop w:val="0"/>
      <w:marBottom w:val="0"/>
      <w:divBdr>
        <w:top w:val="none" w:sz="0" w:space="0" w:color="auto"/>
        <w:left w:val="none" w:sz="0" w:space="0" w:color="auto"/>
        <w:bottom w:val="none" w:sz="0" w:space="0" w:color="auto"/>
        <w:right w:val="none" w:sz="0" w:space="0" w:color="auto"/>
      </w:divBdr>
    </w:div>
    <w:div w:id="525753597">
      <w:bodyDiv w:val="1"/>
      <w:marLeft w:val="0"/>
      <w:marRight w:val="0"/>
      <w:marTop w:val="0"/>
      <w:marBottom w:val="0"/>
      <w:divBdr>
        <w:top w:val="none" w:sz="0" w:space="0" w:color="auto"/>
        <w:left w:val="none" w:sz="0" w:space="0" w:color="auto"/>
        <w:bottom w:val="none" w:sz="0" w:space="0" w:color="auto"/>
        <w:right w:val="none" w:sz="0" w:space="0" w:color="auto"/>
      </w:divBdr>
    </w:div>
    <w:div w:id="564493241">
      <w:bodyDiv w:val="1"/>
      <w:marLeft w:val="0"/>
      <w:marRight w:val="0"/>
      <w:marTop w:val="0"/>
      <w:marBottom w:val="0"/>
      <w:divBdr>
        <w:top w:val="none" w:sz="0" w:space="0" w:color="auto"/>
        <w:left w:val="none" w:sz="0" w:space="0" w:color="auto"/>
        <w:bottom w:val="none" w:sz="0" w:space="0" w:color="auto"/>
        <w:right w:val="none" w:sz="0" w:space="0" w:color="auto"/>
      </w:divBdr>
    </w:div>
    <w:div w:id="774522020">
      <w:bodyDiv w:val="1"/>
      <w:marLeft w:val="0"/>
      <w:marRight w:val="0"/>
      <w:marTop w:val="0"/>
      <w:marBottom w:val="0"/>
      <w:divBdr>
        <w:top w:val="none" w:sz="0" w:space="0" w:color="auto"/>
        <w:left w:val="none" w:sz="0" w:space="0" w:color="auto"/>
        <w:bottom w:val="none" w:sz="0" w:space="0" w:color="auto"/>
        <w:right w:val="none" w:sz="0" w:space="0" w:color="auto"/>
      </w:divBdr>
    </w:div>
    <w:div w:id="796491447">
      <w:bodyDiv w:val="1"/>
      <w:marLeft w:val="0"/>
      <w:marRight w:val="0"/>
      <w:marTop w:val="0"/>
      <w:marBottom w:val="0"/>
      <w:divBdr>
        <w:top w:val="none" w:sz="0" w:space="0" w:color="auto"/>
        <w:left w:val="none" w:sz="0" w:space="0" w:color="auto"/>
        <w:bottom w:val="none" w:sz="0" w:space="0" w:color="auto"/>
        <w:right w:val="none" w:sz="0" w:space="0" w:color="auto"/>
      </w:divBdr>
    </w:div>
    <w:div w:id="797916241">
      <w:bodyDiv w:val="1"/>
      <w:marLeft w:val="0"/>
      <w:marRight w:val="0"/>
      <w:marTop w:val="0"/>
      <w:marBottom w:val="0"/>
      <w:divBdr>
        <w:top w:val="none" w:sz="0" w:space="0" w:color="auto"/>
        <w:left w:val="none" w:sz="0" w:space="0" w:color="auto"/>
        <w:bottom w:val="none" w:sz="0" w:space="0" w:color="auto"/>
        <w:right w:val="none" w:sz="0" w:space="0" w:color="auto"/>
      </w:divBdr>
    </w:div>
    <w:div w:id="1016926387">
      <w:bodyDiv w:val="1"/>
      <w:marLeft w:val="0"/>
      <w:marRight w:val="0"/>
      <w:marTop w:val="0"/>
      <w:marBottom w:val="0"/>
      <w:divBdr>
        <w:top w:val="none" w:sz="0" w:space="0" w:color="auto"/>
        <w:left w:val="none" w:sz="0" w:space="0" w:color="auto"/>
        <w:bottom w:val="none" w:sz="0" w:space="0" w:color="auto"/>
        <w:right w:val="none" w:sz="0" w:space="0" w:color="auto"/>
      </w:divBdr>
    </w:div>
    <w:div w:id="1052115102">
      <w:bodyDiv w:val="1"/>
      <w:marLeft w:val="0"/>
      <w:marRight w:val="0"/>
      <w:marTop w:val="0"/>
      <w:marBottom w:val="0"/>
      <w:divBdr>
        <w:top w:val="none" w:sz="0" w:space="0" w:color="auto"/>
        <w:left w:val="none" w:sz="0" w:space="0" w:color="auto"/>
        <w:bottom w:val="none" w:sz="0" w:space="0" w:color="auto"/>
        <w:right w:val="none" w:sz="0" w:space="0" w:color="auto"/>
      </w:divBdr>
    </w:div>
    <w:div w:id="1304887985">
      <w:bodyDiv w:val="1"/>
      <w:marLeft w:val="0"/>
      <w:marRight w:val="0"/>
      <w:marTop w:val="0"/>
      <w:marBottom w:val="0"/>
      <w:divBdr>
        <w:top w:val="none" w:sz="0" w:space="0" w:color="auto"/>
        <w:left w:val="none" w:sz="0" w:space="0" w:color="auto"/>
        <w:bottom w:val="none" w:sz="0" w:space="0" w:color="auto"/>
        <w:right w:val="none" w:sz="0" w:space="0" w:color="auto"/>
      </w:divBdr>
    </w:div>
    <w:div w:id="1405377752">
      <w:bodyDiv w:val="1"/>
      <w:marLeft w:val="0"/>
      <w:marRight w:val="0"/>
      <w:marTop w:val="0"/>
      <w:marBottom w:val="0"/>
      <w:divBdr>
        <w:top w:val="none" w:sz="0" w:space="0" w:color="auto"/>
        <w:left w:val="none" w:sz="0" w:space="0" w:color="auto"/>
        <w:bottom w:val="none" w:sz="0" w:space="0" w:color="auto"/>
        <w:right w:val="none" w:sz="0" w:space="0" w:color="auto"/>
      </w:divBdr>
    </w:div>
    <w:div w:id="1440953166">
      <w:bodyDiv w:val="1"/>
      <w:marLeft w:val="0"/>
      <w:marRight w:val="0"/>
      <w:marTop w:val="0"/>
      <w:marBottom w:val="0"/>
      <w:divBdr>
        <w:top w:val="none" w:sz="0" w:space="0" w:color="auto"/>
        <w:left w:val="none" w:sz="0" w:space="0" w:color="auto"/>
        <w:bottom w:val="none" w:sz="0" w:space="0" w:color="auto"/>
        <w:right w:val="none" w:sz="0" w:space="0" w:color="auto"/>
      </w:divBdr>
    </w:div>
    <w:div w:id="1474254007">
      <w:bodyDiv w:val="1"/>
      <w:marLeft w:val="0"/>
      <w:marRight w:val="0"/>
      <w:marTop w:val="0"/>
      <w:marBottom w:val="0"/>
      <w:divBdr>
        <w:top w:val="none" w:sz="0" w:space="0" w:color="auto"/>
        <w:left w:val="none" w:sz="0" w:space="0" w:color="auto"/>
        <w:bottom w:val="none" w:sz="0" w:space="0" w:color="auto"/>
        <w:right w:val="none" w:sz="0" w:space="0" w:color="auto"/>
      </w:divBdr>
      <w:divsChild>
        <w:div w:id="1309431496">
          <w:marLeft w:val="0"/>
          <w:marRight w:val="0"/>
          <w:marTop w:val="0"/>
          <w:marBottom w:val="0"/>
          <w:divBdr>
            <w:top w:val="none" w:sz="0" w:space="0" w:color="auto"/>
            <w:left w:val="none" w:sz="0" w:space="0" w:color="auto"/>
            <w:bottom w:val="none" w:sz="0" w:space="0" w:color="auto"/>
            <w:right w:val="none" w:sz="0" w:space="0" w:color="auto"/>
          </w:divBdr>
          <w:divsChild>
            <w:div w:id="1856796999">
              <w:marLeft w:val="0"/>
              <w:marRight w:val="0"/>
              <w:marTop w:val="0"/>
              <w:marBottom w:val="0"/>
              <w:divBdr>
                <w:top w:val="none" w:sz="0" w:space="0" w:color="auto"/>
                <w:left w:val="none" w:sz="0" w:space="0" w:color="auto"/>
                <w:bottom w:val="none" w:sz="0" w:space="0" w:color="auto"/>
                <w:right w:val="none" w:sz="0" w:space="0" w:color="auto"/>
              </w:divBdr>
            </w:div>
          </w:divsChild>
        </w:div>
        <w:div w:id="654770585">
          <w:marLeft w:val="0"/>
          <w:marRight w:val="0"/>
          <w:marTop w:val="0"/>
          <w:marBottom w:val="0"/>
          <w:divBdr>
            <w:top w:val="none" w:sz="0" w:space="0" w:color="auto"/>
            <w:left w:val="none" w:sz="0" w:space="0" w:color="auto"/>
            <w:bottom w:val="none" w:sz="0" w:space="0" w:color="auto"/>
            <w:right w:val="none" w:sz="0" w:space="0" w:color="auto"/>
          </w:divBdr>
          <w:divsChild>
            <w:div w:id="1367605549">
              <w:marLeft w:val="0"/>
              <w:marRight w:val="0"/>
              <w:marTop w:val="0"/>
              <w:marBottom w:val="0"/>
              <w:divBdr>
                <w:top w:val="none" w:sz="0" w:space="0" w:color="auto"/>
                <w:left w:val="none" w:sz="0" w:space="0" w:color="auto"/>
                <w:bottom w:val="none" w:sz="0" w:space="0" w:color="auto"/>
                <w:right w:val="none" w:sz="0" w:space="0" w:color="auto"/>
              </w:divBdr>
            </w:div>
          </w:divsChild>
        </w:div>
        <w:div w:id="749692847">
          <w:marLeft w:val="0"/>
          <w:marRight w:val="0"/>
          <w:marTop w:val="0"/>
          <w:marBottom w:val="11250"/>
          <w:divBdr>
            <w:top w:val="none" w:sz="0" w:space="0" w:color="auto"/>
            <w:left w:val="none" w:sz="0" w:space="0" w:color="auto"/>
            <w:bottom w:val="none" w:sz="0" w:space="0" w:color="auto"/>
            <w:right w:val="none" w:sz="0" w:space="0" w:color="auto"/>
          </w:divBdr>
          <w:divsChild>
            <w:div w:id="312104113">
              <w:marLeft w:val="0"/>
              <w:marRight w:val="0"/>
              <w:marTop w:val="0"/>
              <w:marBottom w:val="0"/>
              <w:divBdr>
                <w:top w:val="none" w:sz="0" w:space="0" w:color="auto"/>
                <w:left w:val="none" w:sz="0" w:space="0" w:color="auto"/>
                <w:bottom w:val="none" w:sz="0" w:space="0" w:color="auto"/>
                <w:right w:val="none" w:sz="0" w:space="0" w:color="auto"/>
              </w:divBdr>
              <w:divsChild>
                <w:div w:id="148932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623925">
      <w:bodyDiv w:val="1"/>
      <w:marLeft w:val="0"/>
      <w:marRight w:val="0"/>
      <w:marTop w:val="0"/>
      <w:marBottom w:val="0"/>
      <w:divBdr>
        <w:top w:val="none" w:sz="0" w:space="0" w:color="auto"/>
        <w:left w:val="none" w:sz="0" w:space="0" w:color="auto"/>
        <w:bottom w:val="none" w:sz="0" w:space="0" w:color="auto"/>
        <w:right w:val="none" w:sz="0" w:space="0" w:color="auto"/>
      </w:divBdr>
    </w:div>
    <w:div w:id="1669595261">
      <w:bodyDiv w:val="1"/>
      <w:marLeft w:val="0"/>
      <w:marRight w:val="0"/>
      <w:marTop w:val="0"/>
      <w:marBottom w:val="0"/>
      <w:divBdr>
        <w:top w:val="none" w:sz="0" w:space="0" w:color="auto"/>
        <w:left w:val="none" w:sz="0" w:space="0" w:color="auto"/>
        <w:bottom w:val="none" w:sz="0" w:space="0" w:color="auto"/>
        <w:right w:val="none" w:sz="0" w:space="0" w:color="auto"/>
      </w:divBdr>
    </w:div>
    <w:div w:id="1806310237">
      <w:bodyDiv w:val="1"/>
      <w:marLeft w:val="0"/>
      <w:marRight w:val="0"/>
      <w:marTop w:val="0"/>
      <w:marBottom w:val="0"/>
      <w:divBdr>
        <w:top w:val="none" w:sz="0" w:space="0" w:color="auto"/>
        <w:left w:val="none" w:sz="0" w:space="0" w:color="auto"/>
        <w:bottom w:val="none" w:sz="0" w:space="0" w:color="auto"/>
        <w:right w:val="none" w:sz="0" w:space="0" w:color="auto"/>
      </w:divBdr>
    </w:div>
    <w:div w:id="1879703854">
      <w:bodyDiv w:val="1"/>
      <w:marLeft w:val="0"/>
      <w:marRight w:val="0"/>
      <w:marTop w:val="0"/>
      <w:marBottom w:val="0"/>
      <w:divBdr>
        <w:top w:val="none" w:sz="0" w:space="0" w:color="auto"/>
        <w:left w:val="none" w:sz="0" w:space="0" w:color="auto"/>
        <w:bottom w:val="none" w:sz="0" w:space="0" w:color="auto"/>
        <w:right w:val="none" w:sz="0" w:space="0" w:color="auto"/>
      </w:divBdr>
    </w:div>
    <w:div w:id="1915311823">
      <w:bodyDiv w:val="1"/>
      <w:marLeft w:val="0"/>
      <w:marRight w:val="0"/>
      <w:marTop w:val="0"/>
      <w:marBottom w:val="0"/>
      <w:divBdr>
        <w:top w:val="none" w:sz="0" w:space="0" w:color="auto"/>
        <w:left w:val="none" w:sz="0" w:space="0" w:color="auto"/>
        <w:bottom w:val="none" w:sz="0" w:space="0" w:color="auto"/>
        <w:right w:val="none" w:sz="0" w:space="0" w:color="auto"/>
      </w:divBdr>
    </w:div>
    <w:div w:id="1964186242">
      <w:bodyDiv w:val="1"/>
      <w:marLeft w:val="0"/>
      <w:marRight w:val="0"/>
      <w:marTop w:val="0"/>
      <w:marBottom w:val="0"/>
      <w:divBdr>
        <w:top w:val="none" w:sz="0" w:space="0" w:color="auto"/>
        <w:left w:val="none" w:sz="0" w:space="0" w:color="auto"/>
        <w:bottom w:val="none" w:sz="0" w:space="0" w:color="auto"/>
        <w:right w:val="none" w:sz="0" w:space="0" w:color="auto"/>
      </w:divBdr>
    </w:div>
    <w:div w:id="1969816164">
      <w:bodyDiv w:val="1"/>
      <w:marLeft w:val="0"/>
      <w:marRight w:val="0"/>
      <w:marTop w:val="0"/>
      <w:marBottom w:val="0"/>
      <w:divBdr>
        <w:top w:val="none" w:sz="0" w:space="0" w:color="auto"/>
        <w:left w:val="none" w:sz="0" w:space="0" w:color="auto"/>
        <w:bottom w:val="none" w:sz="0" w:space="0" w:color="auto"/>
        <w:right w:val="none" w:sz="0" w:space="0" w:color="auto"/>
      </w:divBdr>
    </w:div>
    <w:div w:id="2051950933">
      <w:bodyDiv w:val="1"/>
      <w:marLeft w:val="0"/>
      <w:marRight w:val="0"/>
      <w:marTop w:val="0"/>
      <w:marBottom w:val="0"/>
      <w:divBdr>
        <w:top w:val="none" w:sz="0" w:space="0" w:color="auto"/>
        <w:left w:val="none" w:sz="0" w:space="0" w:color="auto"/>
        <w:bottom w:val="none" w:sz="0" w:space="0" w:color="auto"/>
        <w:right w:val="none" w:sz="0" w:space="0" w:color="auto"/>
      </w:divBdr>
    </w:div>
    <w:div w:id="207882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5EE24C-BD81-4736-89E7-7FD881052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13</Pages>
  <Words>3658</Words>
  <Characters>20857</Characters>
  <Application>Microsoft Office Word</Application>
  <DocSecurity>0</DocSecurity>
  <Lines>173</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Юрий</dc:creator>
  <cp:lastModifiedBy>Admin</cp:lastModifiedBy>
  <cp:revision>5</cp:revision>
  <cp:lastPrinted>2022-11-03T12:54:00Z</cp:lastPrinted>
  <dcterms:created xsi:type="dcterms:W3CDTF">2026-06-29T20:27:00Z</dcterms:created>
  <dcterms:modified xsi:type="dcterms:W3CDTF">2026-06-30T05:05:00Z</dcterms:modified>
</cp:coreProperties>
</file>
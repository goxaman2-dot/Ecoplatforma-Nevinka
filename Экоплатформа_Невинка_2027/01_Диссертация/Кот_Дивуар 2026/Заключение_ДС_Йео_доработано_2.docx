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1C8D" w14:textId="316B38CA" w:rsidR="00254769" w:rsidRPr="004A6477" w:rsidRDefault="00A80DCA" w:rsidP="001C2EF5">
      <w:pPr>
        <w:pStyle w:val="ConsPlusNonformat"/>
        <w:spacing w:line="360" w:lineRule="auto"/>
        <w:ind w:firstLine="709"/>
        <w:jc w:val="center"/>
        <w:rPr>
          <w:rFonts w:ascii="Times New Roman" w:hAnsi="Times New Roman" w:cs="Times New Roman"/>
          <w:caps/>
          <w:sz w:val="28"/>
          <w:szCs w:val="28"/>
        </w:rPr>
      </w:pPr>
      <w:r>
        <w:rPr>
          <w:rFonts w:ascii="Times New Roman" w:hAnsi="Times New Roman" w:cs="Times New Roman"/>
          <w:caps/>
          <w:sz w:val="28"/>
          <w:szCs w:val="28"/>
        </w:rPr>
        <w:t xml:space="preserve">ЗАКЛЮЧЕНИЕ ДИССЕРТАЦИОННОГО СОВЕТА </w:t>
      </w:r>
      <w:r>
        <w:rPr>
          <w:rFonts w:ascii="Times New Roman" w:hAnsi="Times New Roman" w:cs="Times New Roman"/>
          <w:caps/>
          <w:sz w:val="28"/>
          <w:szCs w:val="28"/>
          <w:lang w:bidi="ru-RU"/>
        </w:rPr>
        <w:t>24.2.398.08</w:t>
      </w:r>
      <w:r>
        <w:rPr>
          <w:rFonts w:ascii="Times New Roman" w:hAnsi="Times New Roman" w:cs="Times New Roman"/>
          <w:caps/>
          <w:sz w:val="28"/>
          <w:szCs w:val="28"/>
        </w:rPr>
        <w:t>,</w:t>
      </w:r>
    </w:p>
    <w:p w14:paraId="17583B4C" w14:textId="05C2A758" w:rsidR="00A80DCA" w:rsidRPr="004A6477" w:rsidRDefault="00254769" w:rsidP="001C2EF5">
      <w:pPr>
        <w:pStyle w:val="ConsPlusNonformat"/>
        <w:spacing w:line="360" w:lineRule="auto"/>
        <w:ind w:firstLine="709"/>
        <w:jc w:val="center"/>
        <w:rPr>
          <w:rFonts w:ascii="Times New Roman" w:hAnsi="Times New Roman" w:cs="Times New Roman"/>
          <w:sz w:val="28"/>
          <w:szCs w:val="28"/>
        </w:rPr>
      </w:pPr>
      <w:r>
        <w:rPr>
          <w:rFonts w:ascii="Times New Roman" w:hAnsi="Times New Roman" w:cs="Times New Roman"/>
          <w:caps/>
          <w:sz w:val="28"/>
          <w:szCs w:val="28"/>
        </w:rPr>
        <w:t>созданного</w:t>
      </w:r>
      <w:r>
        <w:rPr>
          <w:rFonts w:ascii="Times New Roman" w:hAnsi="Times New Roman" w:cs="Times New Roman"/>
          <w:sz w:val="28"/>
          <w:szCs w:val="28"/>
        </w:rPr>
        <w:t xml:space="preserve"> НА БАЗЕ ФЕДЕРАЛЬНОГО ГОСУДАРСТВЕННОГО АВТОНОМНОГО </w:t>
      </w:r>
      <w:r>
        <w:rPr>
          <w:rFonts w:ascii="Times New Roman" w:hAnsi="Times New Roman" w:cs="Times New Roman"/>
          <w:caps/>
          <w:sz w:val="28"/>
          <w:szCs w:val="28"/>
        </w:rPr>
        <w:t>образовательного</w:t>
      </w:r>
      <w:r>
        <w:rPr>
          <w:rFonts w:ascii="Times New Roman" w:hAnsi="Times New Roman" w:cs="Times New Roman"/>
          <w:sz w:val="28"/>
          <w:szCs w:val="28"/>
        </w:rPr>
        <w:t xml:space="preserve"> УЧРЕЖДЕНИЯ ВЫСШЕГО ОБРАЗОВАНИЯ «СЕВЕРО-КАВКАЗСКИЙ ФЕДЕРАЛЬНЫЙ УНИВЕРСИТЕТ» МИНИСТЕРСТВА НАУКИ И ВЫСШЕГО ОБРАЗОВАНИЯ РФ, ПО ДИССЕРТАЦИИ НА СОИСКАНИЕ УЧЕНОЙ СТЕПЕНИ КАНДИДАТА НАУК</w:t>
      </w:r>
    </w:p>
    <w:p w14:paraId="71C3E360" w14:textId="77777777" w:rsidR="00761B19" w:rsidRPr="004A6477" w:rsidRDefault="00761B19" w:rsidP="001C2EF5">
      <w:pPr>
        <w:pStyle w:val="ConsPlusNonformat"/>
        <w:widowControl/>
        <w:spacing w:line="360" w:lineRule="auto"/>
        <w:ind w:left="2835"/>
        <w:rPr>
          <w:rFonts w:ascii="Times New Roman" w:hAnsi="Times New Roman" w:cs="Times New Roman"/>
          <w:sz w:val="28"/>
          <w:szCs w:val="28"/>
        </w:rPr>
      </w:pPr>
      <w:r>
        <w:rPr>
          <w:rFonts w:ascii="Times New Roman" w:hAnsi="Times New Roman" w:cs="Times New Roman"/>
          <w:sz w:val="28"/>
          <w:szCs w:val="28"/>
        </w:rPr>
        <w:t xml:space="preserve">      аттестационное дело № _________________________</w:t>
      </w:r>
    </w:p>
    <w:p w14:paraId="02F6C075" w14:textId="59F9B12A" w:rsidR="00761B19" w:rsidRPr="004A6477" w:rsidRDefault="00761B19" w:rsidP="001C2EF5">
      <w:pPr>
        <w:pStyle w:val="ConsPlusNonformat"/>
        <w:widowControl/>
        <w:spacing w:line="360" w:lineRule="auto"/>
        <w:ind w:left="2835"/>
        <w:rPr>
          <w:rFonts w:ascii="Times New Roman" w:hAnsi="Times New Roman" w:cs="Times New Roman"/>
          <w:sz w:val="28"/>
          <w:szCs w:val="28"/>
        </w:rPr>
      </w:pPr>
      <w:r>
        <w:rPr>
          <w:rFonts w:ascii="Times New Roman" w:hAnsi="Times New Roman" w:cs="Times New Roman"/>
          <w:sz w:val="28"/>
          <w:szCs w:val="28"/>
        </w:rPr>
        <w:t xml:space="preserve">      решение диссертационного совета от 02.07.2026 г. №7</w:t>
      </w:r>
    </w:p>
    <w:p w14:paraId="161715AA" w14:textId="77777777" w:rsidR="00A80DCA" w:rsidRPr="004A6477" w:rsidRDefault="00A80DCA" w:rsidP="001C2EF5">
      <w:pPr>
        <w:pStyle w:val="ConsPlusNonformat"/>
        <w:widowControl/>
        <w:spacing w:line="360" w:lineRule="auto"/>
        <w:ind w:firstLine="709"/>
        <w:jc w:val="right"/>
        <w:rPr>
          <w:rFonts w:ascii="Times New Roman" w:hAnsi="Times New Roman" w:cs="Times New Roman"/>
          <w:sz w:val="28"/>
          <w:szCs w:val="28"/>
        </w:rPr>
      </w:pPr>
    </w:p>
    <w:p w14:paraId="112EDE9A" w14:textId="024143ED"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 присуждении Йео Наннеину, гражданину Республики Кот-д’Ивуар, ученой степени кандидата экономических наук.</w:t>
      </w:r>
    </w:p>
    <w:p w14:paraId="6A928496" w14:textId="4E757DB5" w:rsidR="00C22A85"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Диссертация «Формирование механизмов инновационно-инклюзивного развития Республики Кот-д’Ивуар в условиях цифровой трансформации» по специальностям 5.2.3. Региональная и отраслевая экономика: экономика инноваций, 5.2.5. Мировая экономика принята к защите 30.04.2026 г., протокол № 4, диссертационным советом 24.2.398.08, созданным на базе Федерального государственного автономного образовательного учреждения высшего образования «Северо-Кавказский федеральный университет» Министерства науки и высшего образования РФ, 355017, г. Ставрополь, ул. Пушкина, 1, приказ № 883/нк от 20.07.2022 г.</w:t>
      </w:r>
    </w:p>
    <w:p w14:paraId="0C64637F" w14:textId="75F5B618" w:rsid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Соискатель Йео Наннеин, 1981 года рождения. В 2008 году окончил федеральное государственное образовательное бюджетное учреждение высшего профессионального образования «Финансовая академия при Правительстве Российской Федерации» по специальности «Финансы и кредит» и получил квалификацию «Экономист». В период с 2014 по 2017 гг. обучался в очной аспирантуре федерального государственного бюджетного образовательного учреждения высшего образования «Калмыцкий государственный университет имени Б.Б. Городовикова» по направлению подготовки 38.06.01 Экономика, направленность (профиль) «Экономика и управление народным хозяйством» и получил квалификацию «Исследователь. Преподаватель-исследователь». С 2024 </w:t>
      </w:r>
      <w:r>
        <w:rPr>
          <w:rFonts w:ascii="Times New Roman" w:hAnsi="Times New Roman" w:cs="Times New Roman"/>
          <w:sz w:val="28"/>
          <w:szCs w:val="28"/>
        </w:rPr>
        <w:lastRenderedPageBreak/>
        <w:t>года является соискателем кафедры туризма и индустрии гостеприимства Высшей школы креативных индустрий федерального государственного автономного образовательного учреждения высшего образования «Северо-Кавказский федеральный университет». Работает ассистентом кафедры экономики и управления Университета Жан Лоругон Геде-Далоа Республики Кот-д’Ивуар.</w:t>
      </w:r>
    </w:p>
    <w:p w14:paraId="78C2D4B3" w14:textId="32D7E127"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Диссертация выполнена на кафедре туризма и индустрии гостеприимства Высшей школы креативных индустрий федерального государственного автономного образовательного учреждения высшего образования «Северо-Кавказский федеральный университет» Министерства науки и высшего образования Российской Федерации.</w:t>
      </w:r>
    </w:p>
    <w:p w14:paraId="6E57B63F" w14:textId="278CAF9B" w:rsid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Научный руководитель – доктор экономических наук, доцент Кулаговская Татьяна Анатольевна, ФГАОУ ВО «Северо-Кавказский федеральный университет», кафедра туризма и индустрии гостеприимства Высшей школы креативных индустрий, заведующий.</w:t>
      </w:r>
    </w:p>
    <w:p w14:paraId="1B17983C" w14:textId="4C7B14BD" w:rsidR="00AC065E" w:rsidRDefault="009F7872" w:rsidP="001C2EF5">
      <w:pPr>
        <w:pStyle w:val="ConsPlusNonformat"/>
        <w:widowControl/>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Официальные оппоненты:</w:t>
      </w:r>
    </w:p>
    <w:p w14:paraId="70CA1A63" w14:textId="5495FCAE"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Камчатова Екатерина Юрьевна, доктор экономических наук, доцент, федеральное государственное бюджетное образовательное учреждение высшего образования «Государственный университет управления», кафедра управления инновациями, заведующий;</w:t>
      </w:r>
    </w:p>
    <w:p w14:paraId="16298767" w14:textId="4D294A24" w:rsidR="00AC065E" w:rsidRPr="004A6477" w:rsidRDefault="00A61668" w:rsidP="00A61668">
      <w:pPr>
        <w:pStyle w:val="ConsPlusNonformat"/>
        <w:widowControl/>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Ткаченко Марина Федоровна, доктор экономических наук, профессор,</w:t>
      </w:r>
      <w:r>
        <w:t xml:space="preserve"> </w:t>
      </w:r>
      <w:r>
        <w:rPr>
          <w:rFonts w:ascii="Times New Roman" w:hAnsi="Times New Roman" w:cs="Times New Roman"/>
          <w:sz w:val="28"/>
          <w:szCs w:val="28"/>
        </w:rPr>
        <w:t>федеральное государственное автономное образовательное учреждение высшего образования «Московский государственный институт международных отношений (университет) Министерства иностранных дел Российской Федерации», кафедра МЭО и внешнеэкономических связей, заведующий, –</w:t>
      </w:r>
    </w:p>
    <w:p w14:paraId="7B3C9AE4" w14:textId="1C6D7B2B" w:rsidR="00C23A2E" w:rsidRPr="004A6477" w:rsidRDefault="00EC71D7" w:rsidP="001C2EF5">
      <w:pPr>
        <w:pStyle w:val="ConsPlusNonformat"/>
        <w:widowControl/>
        <w:spacing w:line="360" w:lineRule="auto"/>
        <w:jc w:val="both"/>
        <w:rPr>
          <w:rFonts w:ascii="Times New Roman" w:hAnsi="Times New Roman" w:cs="Times New Roman"/>
          <w:sz w:val="28"/>
          <w:szCs w:val="28"/>
        </w:rPr>
      </w:pPr>
      <w:r>
        <w:rPr>
          <w:rFonts w:ascii="Times New Roman" w:hAnsi="Times New Roman" w:cs="Times New Roman"/>
          <w:sz w:val="28"/>
          <w:szCs w:val="28"/>
        </w:rPr>
        <w:t>дали положительные отзывы на диссертацию.</w:t>
      </w:r>
    </w:p>
    <w:p w14:paraId="685C6035" w14:textId="7E4406D4" w:rsidR="001F7D95" w:rsidRPr="00B81165" w:rsidRDefault="00A61668" w:rsidP="00B811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Ведущая организация – федеральное государственное автономное образовательное учреждение высшего образования «Южный федеральный университет» – в своем положительном отзыве, подготовленном Лазаревой Еленой Иосифовной, доктором экономических наук, профессором, заведующим кафедрой инновационного и международного менеджмента, </w:t>
      </w:r>
      <w:r>
        <w:rPr>
          <w:rFonts w:ascii="Times New Roman" w:hAnsi="Times New Roman" w:cs="Times New Roman"/>
          <w:bCs/>
          <w:sz w:val="28"/>
          <w:szCs w:val="28"/>
        </w:rPr>
        <w:t xml:space="preserve">утвержденном первым </w:t>
      </w:r>
      <w:r>
        <w:rPr>
          <w:rFonts w:ascii="Times New Roman" w:hAnsi="Times New Roman" w:cs="Times New Roman"/>
          <w:bCs/>
          <w:sz w:val="28"/>
          <w:szCs w:val="28"/>
        </w:rPr>
        <w:lastRenderedPageBreak/>
        <w:t>про</w:t>
      </w:r>
      <w:r>
        <w:rPr>
          <w:rFonts w:ascii="Times New Roman" w:hAnsi="Times New Roman" w:cs="Times New Roman"/>
          <w:sz w:val="28"/>
          <w:szCs w:val="28"/>
        </w:rPr>
        <w:t xml:space="preserve">ректором, </w:t>
      </w:r>
      <w:r>
        <w:rPr>
          <w:rFonts w:ascii="Times New Roman" w:hAnsi="Times New Roman" w:cs="Times New Roman"/>
          <w:bCs/>
          <w:sz w:val="28"/>
          <w:szCs w:val="28"/>
        </w:rPr>
        <w:t>доктором химических наук, профессором,</w:t>
      </w:r>
      <w:r>
        <w:rPr>
          <w:rFonts w:ascii="Times New Roman" w:hAnsi="Times New Roman" w:cs="Times New Roman"/>
          <w:sz w:val="28"/>
          <w:szCs w:val="28"/>
        </w:rPr>
        <w:t xml:space="preserve"> Метелицей Анатолием Викторовичем, указала, что диссертация Йео Н. «Формирование механизмов инновационно-инклюзивного развития Республики Кот-д’Ивуар в условиях цифровой трансформации» представляет собой самостоятельную, завершенную научно-квалификационную работу, в которой получили решение актуальные научные задачи, связанные с развитием теоретико-методических положений и разработкой методического инструментария формирования механизмов инновационно-инклюзивного развития национальной экономики. Цель достигнута, поставленные задачи решены в полном объеме. Работа соответствует предъявляемым требованиям, автор заслуживает присуждения ученой степени кандидата экономических наук по специальностям 5.2.3. Региональная и отраслевая экономика: экономика инноваций и 5.2.5. Мировая экономика.</w:t>
      </w:r>
    </w:p>
    <w:p w14:paraId="5CC028D5" w14:textId="099BBDFC" w:rsidR="00B66210" w:rsidRPr="00B81165" w:rsidRDefault="00513E8A" w:rsidP="00B81165">
      <w:pPr>
        <w:widowControl w:val="0"/>
        <w:spacing w:after="0" w:line="360" w:lineRule="auto"/>
        <w:ind w:firstLine="709"/>
        <w:jc w:val="both"/>
        <w:rPr>
          <w:rFonts w:ascii="Times New Roman" w:hAnsi="Times New Roman" w:cs="Times New Roman"/>
          <w:spacing w:val="-2"/>
          <w:sz w:val="28"/>
          <w:szCs w:val="28"/>
        </w:rPr>
      </w:pPr>
      <w:r>
        <w:rPr>
          <w:rFonts w:ascii="Times New Roman" w:hAnsi="Times New Roman" w:cs="Times New Roman"/>
          <w:bCs/>
          <w:spacing w:val="-2"/>
          <w:sz w:val="28"/>
          <w:szCs w:val="28"/>
        </w:rPr>
        <w:t xml:space="preserve">Соискатель имеет 13 научных работ, из них 13 </w:t>
      </w:r>
      <w:ins w:id="0" w:author="Claude" w:date="2026-06-30T00:00:00Z">
        <w:r>
          <w:rPr>
            <w:rFonts w:ascii="Times New Roman" w:hAnsi="Times New Roman" w:cs="Times New Roman"/>
            <w:bCs/>
            <w:iCs/>
            <w:sz w:val="28"/>
            <w:szCs w:val="28"/>
          </w:rPr>
          <w:t xml:space="preserve">работ по </w:t>
        </w:r>
      </w:ins>
      <w:r>
        <w:rPr>
          <w:rFonts w:ascii="Times New Roman" w:hAnsi="Times New Roman" w:cs="Times New Roman"/>
          <w:bCs/>
          <w:iCs/>
          <w:sz w:val="28"/>
          <w:szCs w:val="28"/>
        </w:rPr>
        <w:t xml:space="preserve">теме диссертации </w:t>
      </w:r>
      <w:r>
        <w:rPr>
          <w:rFonts w:ascii="Times New Roman" w:eastAsia="Times New Roman" w:hAnsi="Times New Roman" w:cs="Times New Roman"/>
          <w:spacing w:val="-2"/>
          <w:sz w:val="28"/>
          <w:szCs w:val="28"/>
          <w:lang w:eastAsia="ru-RU"/>
        </w:rPr>
        <w:t xml:space="preserve">общим объемом </w:t>
      </w:r>
      <w:r>
        <w:rPr>
          <w:rFonts w:ascii="Times New Roman" w:hAnsi="Times New Roman" w:cs="Times New Roman"/>
          <w:bCs/>
          <w:spacing w:val="-2"/>
          <w:sz w:val="28"/>
          <w:szCs w:val="28"/>
        </w:rPr>
        <w:t>7,2 п.л. (авт. – 6,2 п.л.), в том числе 5 статей, опубликованных в рецензируемых научных изданиях, рекомендованных ВАК при Минобрнауки России</w:t>
      </w:r>
      <w:r>
        <w:rPr>
          <w:rFonts w:ascii="Times New Roman" w:eastAsia="Times New Roman" w:hAnsi="Times New Roman" w:cs="Times New Roman"/>
          <w:iCs/>
          <w:spacing w:val="-2"/>
          <w:sz w:val="28"/>
          <w:szCs w:val="28"/>
          <w:lang w:eastAsia="ru-RU" w:bidi="ru-RU"/>
        </w:rPr>
        <w:t xml:space="preserve"> </w:t>
      </w:r>
      <w:r>
        <w:rPr>
          <w:rFonts w:ascii="Times New Roman" w:hAnsi="Times New Roman" w:cs="Times New Roman"/>
          <w:spacing w:val="-2"/>
          <w:sz w:val="28"/>
          <w:szCs w:val="28"/>
        </w:rPr>
        <w:t>(Йео, Н. Государственное регулирование инновационной политики сельского хозяйства Республики Кот д’Ивуар / Н. Йео // Экономика и предпринимательство. – 2016. – № 12 (1). – С. 1176–1179. (0,8 п.л.); Йео, Н. К вопросу роста экономики Республики Кот д’Ивуар посредством инноваций в сфере сельского хозяйства / Н. Йео // Конкурентоспособность в глобальном мире: экономика, наука, технологии. – 2017. – № 3 (2). – С. 63–65. (0,8 п.л.); Кулаговская, Т.А. Моделирование синергетического эффекта целей устойчивого развития и его влияния на инклюзивный рост Республики Кот д’Ивуар / Т. А. Кулаговская, Н. Йео // Вестник Северо Кавказского федерального университета. – 2023. – № 4 (91). – С. 14–20. (0,8 п.л./0,4 п.л.); Йео, Н. Развитие финансовых институтов как фактор обеспечения инклюзивного роста в Республике Кот д’Ивуар / Н. Йео // Экономика и управление: проблемы, решения. – 2023. – Т. 4. – № 2 (134). – С. 137–144.  (0,8 п.л.); Йео, Н. Формирование платформенного механизма инновационно инклюзивного развития Республики Кот д’Ивуар в условиях цифровой трансформации / Н. Йео // Региональные проблемы преобразования экономики. – 2026. – № 3 (185). – С. 180-</w:t>
      </w:r>
      <w:r>
        <w:rPr>
          <w:rFonts w:ascii="Times New Roman" w:hAnsi="Times New Roman" w:cs="Times New Roman"/>
          <w:spacing w:val="-2"/>
          <w:sz w:val="28"/>
          <w:szCs w:val="28"/>
        </w:rPr>
        <w:lastRenderedPageBreak/>
        <w:t>195. (1 п.л.).</w:t>
      </w:r>
      <w:r>
        <w:rPr>
          <w:rFonts w:ascii="Times New Roman" w:eastAsia="Arial" w:hAnsi="Times New Roman" w:cs="Times New Roman"/>
          <w:spacing w:val="-2"/>
          <w:sz w:val="28"/>
          <w:szCs w:val="28"/>
          <w:lang w:eastAsia="hi-IN" w:bidi="hi-IN"/>
        </w:rPr>
        <w:t xml:space="preserve"> </w:t>
      </w:r>
    </w:p>
    <w:p w14:paraId="733B59A1" w14:textId="52EB5B14" w:rsidR="002E7C5E" w:rsidRPr="004A6477" w:rsidRDefault="008372C4" w:rsidP="001C2EF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диссертации отсутствуют недостоверные сведения об опубликованных соискателем ученой степени работах.</w:t>
      </w:r>
    </w:p>
    <w:p w14:paraId="224A20C3" w14:textId="4A62B731" w:rsidR="00C31D33" w:rsidRDefault="008E298A" w:rsidP="00661443">
      <w:pPr>
        <w:suppressAutoHyphens/>
        <w:spacing w:after="0" w:line="36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На диссертацию и автореферат поступили отзывы от: профессора кафедры экономической теории ФГАОУ ВО «Санкт-Петербургский политехнический университет Петра Великого», д-ра экон. наук, профессора Пеньковой И.В., отметившей, что в автореферате недостаточно подробно обозначены институциональные условия перехода от проектной модели к режиму регулярного функционирования цифровой платформы, включая распределение ответственности между государством, оператором платформы, финансовыми институтами, кластерными участниками и внешнеэкономическими партнерами; профессора кафедры экономики и организации производства  ФГБОУ ВО «Казанский государственный агарный университет»,  д-ра экон. наук профессора Сафиуллина Л.Н., подчеркнувшего, что недостаточно раскрыты возможности адаптации предложенного платформенного механизма к различным типам территорий Республики Кот-д’Ивуар с учетом различий в уровне инфраструктурной обеспеченности, плотности предпринимательской среды и степени их включенности в экспортные контуры; заведующего кафедрой комплаенса и контроллинга Высшей школы управления ФГАОУ ВО «Российский университет дружбы народов имени Патриса Лумумбы», д-ра экон. наук профессора Рагулиной Ю.В., указавшей на необходимость более полного раскрытия механизмов обеспечения баланса между национальными интересами Республики Кот-д’Ивуар и участием внешних инвесторов, транснациональных компаний и международных институтов в реализации платформенного проекта; заведующего кафедрой мировой экономики и менеджмента ФГБОУ ВО «Кубанский государственный университет», д-ра экон. наук, профессора Шевченко И.В., подчеркнувшего, что недостаточно раскрыт вопрос обеспечения методической сопоставимости данных, поступающих от различных участников платформы – государственных органов, предприятий, кооперативов, финансовых институтов, логистических операторов и международных партнеров; заведующего кафедрой экономики предприятия и инноватики ФГБОУ ВО «Донецкий </w:t>
      </w:r>
      <w:r>
        <w:rPr>
          <w:rFonts w:ascii="Times New Roman" w:hAnsi="Times New Roman" w:cs="Times New Roman"/>
          <w:spacing w:val="-4"/>
          <w:sz w:val="28"/>
          <w:szCs w:val="28"/>
        </w:rPr>
        <w:lastRenderedPageBreak/>
        <w:t>национальный технический университет», кандю эконю наук, доцента Мешкова А.В., указавшего, что требует дополнительного раскрытия механизм первичной мобилизации участников платформенной экосистемы, в частности инструменты первоначального подключения малых производителей, кооперативов, финансовых организаций и логистических операторов в условиях различий в уровне доверия, цифровых компетенций и готовности к формализации хозяйственных связей; заведующего кафедрой ЮНЕСКО, канд. юрид. наук, доцента Богатырева А.З. и заведующего кафедрой экономики и учетно-аналитических информационных систем ФГБОУ ВО «Кабардино-Балкарский государственный университет имени Х.М. Бербекова», д-ра экон. наук, профессора Шидова А.Х., отметивших, что недостаточно раскрыты механизмы оценки долгосрочной устойчивости платформенной экосистемы после завершения этапа проектного запуска, а также требует дополнительного пояснения система показателей, предназначенная для мониторинга жизнеспособности платформы, предотвращения институциональной инерции и своевременной корректировки управленческих решений. Все отзывы содержат вывод о том, что соискатель заслуживает присуждения ученой степени кандидата экономических наук.</w:t>
      </w:r>
    </w:p>
    <w:p w14:paraId="0188064E" w14:textId="7F6F6714" w:rsidR="00FD4917" w:rsidRDefault="009C39C7" w:rsidP="009C39C7">
      <w:pPr>
        <w:suppressAutoHyphens/>
        <w:spacing w:after="0" w:line="360" w:lineRule="auto"/>
        <w:ind w:firstLine="709"/>
        <w:jc w:val="both"/>
        <w:rPr>
          <w:rFonts w:ascii="Times New Roman" w:hAnsi="Times New Roman" w:cs="Times New Roman"/>
          <w:sz w:val="28"/>
          <w:szCs w:val="28"/>
        </w:rPr>
      </w:pPr>
      <w:r>
        <w:rPr>
          <w:rFonts w:ascii="Times New Roman" w:hAnsi="Times New Roman" w:cs="Times New Roman"/>
          <w:spacing w:val="-4"/>
          <w:sz w:val="28"/>
          <w:szCs w:val="28"/>
        </w:rPr>
        <w:t xml:space="preserve">Выбор официальных оппонентов обосновывается тем, что они являются признанными специалистами в области экономики инноваций, инновационного развития и мировой экономики, имеют публикации по тематике диссертационного исследования в рецензируемых научных изданиях (15 публикаций за последние пять лет у оппонента Камчатовой Е.Ю., 12 – у оппонента Ткаченко М.Ф.), дали письменное согласие на </w:t>
      </w:r>
      <w:r>
        <w:rPr>
          <w:rFonts w:ascii="Times New Roman" w:hAnsi="Times New Roman" w:cs="Times New Roman"/>
          <w:sz w:val="28"/>
          <w:szCs w:val="28"/>
        </w:rPr>
        <w:t>их назначение.</w:t>
      </w:r>
    </w:p>
    <w:p w14:paraId="6FD25E54" w14:textId="4F078601" w:rsidR="009C39C7" w:rsidRPr="00FD4917" w:rsidRDefault="009C39C7" w:rsidP="009C39C7">
      <w:pPr>
        <w:suppressAutoHyphen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Выбор ведущей организации – ФГАОУ ВО «Южный федеральный университет» – обусловлен его признанными научными достижениями в области инновационного развития, цифровой трансформации, региональной и мировой экономики, высоким научным авторитетом и компетентностью ученых по тематике диссертационного исследования (Е.И. Лазарева, Н.В. Матвеев, Н.Н. Евченко, Н.Г. Кетова и др.), что подтверждается наличием публикаций в рецензируемых научных изданиях (15 работ за последние пять лет), посвященных </w:t>
      </w:r>
      <w:r>
        <w:rPr>
          <w:rFonts w:ascii="Times New Roman" w:hAnsi="Times New Roman" w:cs="Times New Roman"/>
          <w:sz w:val="28"/>
          <w:szCs w:val="28"/>
        </w:rPr>
        <w:lastRenderedPageBreak/>
        <w:t>вопросам инновационного развития, цифровой трансформации экономики, международного менеджмента и платформенных механизмов развития, а также способностью объективно оценить его научную и практическую значимость.</w:t>
      </w:r>
    </w:p>
    <w:p w14:paraId="0C0B7829" w14:textId="77777777" w:rsidR="0051172F" w:rsidRPr="004A6477" w:rsidRDefault="0051172F" w:rsidP="001C2EF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Диссертационный совет отмечает, что на основании выполненных соискателем исследований:</w:t>
      </w:r>
    </w:p>
    <w:p w14:paraId="2F0D7385" w14:textId="374915BA" w:rsidR="00506F07" w:rsidRDefault="00506F07" w:rsidP="001C2EF5">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разработаны:</w:t>
      </w:r>
    </w:p>
    <w:p w14:paraId="2C1DEC77" w14:textId="660C75BA" w:rsidR="00261727" w:rsidRDefault="00FD198F" w:rsidP="00B63731">
      <w:pPr>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w:t>
      </w:r>
      <w:del w:id="1" w:author="Claude" w:date="2026-06-30T00:00:00Z">
        <w:r>
          <w:rPr>
            <w:rFonts w:ascii="Times New Roman" w:hAnsi="Times New Roman" w:cs="Times New Roman"/>
            <w:bCs/>
            <w:iCs/>
            <w:color w:val="FF0000"/>
            <w:sz w:val="28"/>
            <w:szCs w:val="28"/>
          </w:rPr>
          <w:delText xml:space="preserve">модель платформенного механизма инновационно-инклюзивной трансформации экономики Республики Кот-д'Ивуар, включающая цифровую платформу как интеграционное ядро, институциональный, инфраструктурный и экономико-производственный контуры взаимодействия государства, бизнеса, финансовых институтов, научно-образовательных организаций и направленная на консолидацию потенциала участников национальной инновационной системы для повышения ее конкурентоспособности в глобальной среде </w:delText>
        </w:r>
      </w:del>
      <w:ins w:id="2" w:author="Claude" w:date="2026-06-30T00:00:00Z">
        <w:r>
          <w:rPr>
            <w:rFonts w:ascii="Times New Roman" w:hAnsi="Times New Roman" w:cs="Times New Roman"/>
            <w:bCs/>
            <w:iCs/>
            <w:sz w:val="28"/>
            <w:szCs w:val="28"/>
          </w:rPr>
          <w:t xml:space="preserve">модель механизма платформенной организации инновационно-инклюзивного развития экономики Республики Кот-д'Ивуар, включающая цифровую платформу как интеграционное ядро, институциональный, инфраструктурный и экономико-производственный контуры взаимодействия государства, бизнеса, финансовых институтов, научно-образовательных организаций и направленная на консолидацию потенциала участников национальной инновационной системы для повышения ее конкурентоспособности в глобальной среде </w:t>
        </w:r>
      </w:ins>
      <w:r>
        <w:rPr>
          <w:rFonts w:ascii="Times New Roman" w:hAnsi="Times New Roman" w:cs="Times New Roman"/>
          <w:bCs/>
          <w:iCs/>
          <w:sz w:val="28"/>
          <w:szCs w:val="28"/>
        </w:rPr>
        <w:t>(с. 175-178);</w:t>
      </w:r>
    </w:p>
    <w:p w14:paraId="75F09BE3" w14:textId="09A829AD" w:rsidR="00261727" w:rsidRPr="00261727" w:rsidRDefault="00261727" w:rsidP="00261727">
      <w:pPr>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архитектура цифровой платформы</w:t>
      </w:r>
      <w:del w:id="3" w:author="Claude" w:date="2026-06-30T00:00:00Z">
        <w:r>
          <w:rPr>
            <w:rFonts w:ascii="Times New Roman" w:hAnsi="Times New Roman" w:cs="Times New Roman"/>
            <w:bCs/>
            <w:iCs/>
            <w:sz w:val="28"/>
            <w:szCs w:val="28"/>
          </w:rPr>
          <w:delText xml:space="preserve"> развития национальной инновационной системы, предусматривающая</w:delText>
        </w:r>
      </w:del>
      <w:ins w:id="4" w:author="Claude" w:date="2026-06-30T00:00:00Z">
        <w:r>
          <w:rPr>
            <w:rFonts w:ascii="Times New Roman" w:hAnsi="Times New Roman" w:cs="Times New Roman"/>
            <w:bCs/>
            <w:iCs/>
            <w:sz w:val="28"/>
            <w:szCs w:val="28"/>
          </w:rPr>
          <w:t>, создаваемой в рамках развития национальной инновационной системы и предусматривающей</w:t>
        </w:r>
      </w:ins>
      <w:r>
        <w:rPr>
          <w:rFonts w:ascii="Times New Roman" w:hAnsi="Times New Roman" w:cs="Times New Roman"/>
          <w:bCs/>
          <w:iCs/>
          <w:sz w:val="28"/>
          <w:szCs w:val="28"/>
        </w:rPr>
        <w:t xml:space="preserve"> объединение производственных, финансовых, логистических, научно-образовательных и информационных сервисов в едином цифровом пространстве с целью </w:t>
      </w:r>
      <w:r>
        <w:rPr>
          <w:rFonts w:ascii="Times New Roman" w:hAnsi="Times New Roman" w:cs="Times New Roman"/>
          <w:bCs/>
          <w:iCs/>
          <w:color w:val="FF0000"/>
          <w:sz w:val="28"/>
          <w:szCs w:val="28"/>
        </w:rPr>
        <w:t xml:space="preserve">обеспечения </w:t>
      </w:r>
      <w:r>
        <w:rPr>
          <w:rFonts w:ascii="Times New Roman" w:hAnsi="Times New Roman" w:cs="Times New Roman"/>
          <w:bCs/>
          <w:iCs/>
          <w:sz w:val="28"/>
          <w:szCs w:val="28"/>
        </w:rPr>
        <w:t>сетевых эффектов и повышения связанности участников инновационного процесса (с.179-182);</w:t>
      </w:r>
    </w:p>
    <w:p w14:paraId="7F9ED09E" w14:textId="051882DB" w:rsidR="00261727" w:rsidRDefault="00403CAA" w:rsidP="00261727">
      <w:pPr>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инструментарий сценарного моделирования </w:t>
      </w:r>
      <w:r>
        <w:rPr>
          <w:rFonts w:ascii="Times New Roman" w:hAnsi="Times New Roman" w:cs="Times New Roman"/>
          <w:bCs/>
          <w:iCs/>
          <w:color w:val="FF0000"/>
          <w:sz w:val="28"/>
          <w:szCs w:val="28"/>
        </w:rPr>
        <w:t>инновационно-ориентированной</w:t>
      </w:r>
      <w:r>
        <w:rPr>
          <w:rFonts w:ascii="Times New Roman" w:hAnsi="Times New Roman" w:cs="Times New Roman"/>
          <w:bCs/>
          <w:iCs/>
          <w:sz w:val="28"/>
          <w:szCs w:val="28"/>
        </w:rPr>
        <w:t xml:space="preserve"> трансформации экономики, основанный на использовании цифрового симулятора многокластерных взаимодействий для оценки последствий альтернативных вариантов инновационного развития (с.199-206);</w:t>
      </w:r>
    </w:p>
    <w:p w14:paraId="52BF8BCA" w14:textId="32AB1796" w:rsidR="00506F07" w:rsidRDefault="00506F07" w:rsidP="00E431BD">
      <w:pPr>
        <w:widowControl w:val="0"/>
        <w:spacing w:after="0" w:line="353" w:lineRule="auto"/>
        <w:ind w:firstLine="709"/>
        <w:jc w:val="both"/>
        <w:rPr>
          <w:rFonts w:ascii="Times New Roman" w:hAnsi="Times New Roman" w:cs="Times New Roman"/>
          <w:b/>
          <w:i/>
          <w:sz w:val="28"/>
          <w:szCs w:val="28"/>
        </w:rPr>
      </w:pPr>
      <w:r>
        <w:rPr>
          <w:rFonts w:ascii="Times New Roman" w:hAnsi="Times New Roman" w:cs="Times New Roman"/>
          <w:b/>
          <w:i/>
          <w:sz w:val="28"/>
          <w:szCs w:val="28"/>
        </w:rPr>
        <w:lastRenderedPageBreak/>
        <w:t>предложены:</w:t>
      </w:r>
    </w:p>
    <w:p w14:paraId="400B379E" w14:textId="0E75C3CF" w:rsidR="00075F87" w:rsidRDefault="00075F87"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методический подход к диагностике </w:t>
      </w:r>
      <w:r>
        <w:rPr>
          <w:rFonts w:ascii="Times New Roman" w:hAnsi="Times New Roman" w:cs="Times New Roman"/>
          <w:bCs/>
          <w:iCs/>
          <w:color w:val="FF0000"/>
          <w:sz w:val="28"/>
          <w:szCs w:val="28"/>
        </w:rPr>
        <w:t xml:space="preserve">уровня </w:t>
      </w:r>
      <w:r>
        <w:rPr>
          <w:rFonts w:ascii="Times New Roman" w:hAnsi="Times New Roman" w:cs="Times New Roman"/>
          <w:bCs/>
          <w:iCs/>
          <w:sz w:val="28"/>
          <w:szCs w:val="28"/>
        </w:rPr>
        <w:t xml:space="preserve">инновационно-инклюзивного развития регионов развивающихся стран посредством интеграции </w:t>
      </w:r>
      <w:r>
        <w:rPr>
          <w:rFonts w:ascii="Times New Roman" w:hAnsi="Times New Roman" w:cs="Times New Roman"/>
          <w:bCs/>
          <w:iCs/>
          <w:color w:val="FF0000"/>
          <w:sz w:val="28"/>
          <w:szCs w:val="28"/>
        </w:rPr>
        <w:t>системы индикаторов</w:t>
      </w:r>
      <w:r>
        <w:rPr>
          <w:rFonts w:ascii="Times New Roman" w:hAnsi="Times New Roman" w:cs="Times New Roman"/>
          <w:bCs/>
          <w:iCs/>
          <w:sz w:val="28"/>
          <w:szCs w:val="28"/>
        </w:rPr>
        <w:t xml:space="preserve">, типологизации, причинно-структурного моделирования, моделирования латентных переменных и квазиэкспериментальных методов, позволяющий перейти от фрагментарного </w:t>
      </w:r>
      <w:r>
        <w:rPr>
          <w:rFonts w:ascii="Times New Roman" w:hAnsi="Times New Roman" w:cs="Times New Roman"/>
          <w:bCs/>
          <w:iCs/>
          <w:color w:val="FF0000"/>
          <w:sz w:val="28"/>
          <w:szCs w:val="28"/>
        </w:rPr>
        <w:t xml:space="preserve">анализа </w:t>
      </w:r>
      <w:r>
        <w:rPr>
          <w:rFonts w:ascii="Times New Roman" w:hAnsi="Times New Roman" w:cs="Times New Roman"/>
          <w:bCs/>
          <w:iCs/>
          <w:sz w:val="28"/>
          <w:szCs w:val="28"/>
        </w:rPr>
        <w:t xml:space="preserve">инновационной активности и цифровизации к </w:t>
      </w:r>
      <w:r>
        <w:rPr>
          <w:rFonts w:ascii="Times New Roman" w:hAnsi="Times New Roman" w:cs="Times New Roman"/>
          <w:bCs/>
          <w:iCs/>
          <w:color w:val="FF0000"/>
          <w:sz w:val="28"/>
          <w:szCs w:val="28"/>
        </w:rPr>
        <w:t xml:space="preserve">оценке </w:t>
      </w:r>
      <w:r>
        <w:rPr>
          <w:rFonts w:ascii="Times New Roman" w:hAnsi="Times New Roman" w:cs="Times New Roman"/>
          <w:bCs/>
          <w:iCs/>
          <w:sz w:val="28"/>
          <w:szCs w:val="28"/>
        </w:rPr>
        <w:t xml:space="preserve">экономических, институциональных и социальных эффектов структурных </w:t>
      </w:r>
      <w:r>
        <w:rPr>
          <w:rFonts w:ascii="Times New Roman" w:hAnsi="Times New Roman" w:cs="Times New Roman"/>
          <w:bCs/>
          <w:iCs/>
          <w:color w:val="FF0000"/>
          <w:sz w:val="28"/>
          <w:szCs w:val="28"/>
        </w:rPr>
        <w:t xml:space="preserve">преобразований </w:t>
      </w:r>
      <w:r>
        <w:rPr>
          <w:rFonts w:ascii="Times New Roman" w:hAnsi="Times New Roman" w:cs="Times New Roman"/>
          <w:bCs/>
          <w:iCs/>
          <w:sz w:val="28"/>
          <w:szCs w:val="28"/>
        </w:rPr>
        <w:t>экономики (с. 78-84);</w:t>
      </w:r>
    </w:p>
    <w:p w14:paraId="0B64B7F4" w14:textId="36710CA7" w:rsidR="00370834" w:rsidRDefault="00370834"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рекомендации по </w:t>
      </w:r>
      <w:r>
        <w:rPr>
          <w:rFonts w:ascii="Times New Roman" w:hAnsi="Times New Roman" w:cs="Times New Roman"/>
          <w:bCs/>
          <w:iCs/>
          <w:color w:val="FF0000"/>
          <w:sz w:val="28"/>
          <w:szCs w:val="28"/>
        </w:rPr>
        <w:t xml:space="preserve">определению </w:t>
      </w:r>
      <w:r>
        <w:rPr>
          <w:rFonts w:ascii="Times New Roman" w:hAnsi="Times New Roman" w:cs="Times New Roman"/>
          <w:bCs/>
          <w:iCs/>
          <w:sz w:val="28"/>
          <w:szCs w:val="28"/>
        </w:rPr>
        <w:t xml:space="preserve">устойчивых траекторий инновационно-инклюзивного развития Республики Кот-д'Ивуар на основе DAG-моделирования и PLS-регрессии, направленные на </w:t>
      </w:r>
      <w:r>
        <w:rPr>
          <w:rFonts w:ascii="Times New Roman" w:hAnsi="Times New Roman" w:cs="Times New Roman"/>
          <w:bCs/>
          <w:iCs/>
          <w:color w:val="FF0000"/>
          <w:sz w:val="28"/>
          <w:szCs w:val="28"/>
        </w:rPr>
        <w:t xml:space="preserve">выявление </w:t>
      </w:r>
      <w:r>
        <w:rPr>
          <w:rFonts w:ascii="Times New Roman" w:hAnsi="Times New Roman" w:cs="Times New Roman"/>
          <w:bCs/>
          <w:iCs/>
          <w:sz w:val="28"/>
          <w:szCs w:val="28"/>
        </w:rPr>
        <w:t xml:space="preserve">причинно-следственных взаимосвязей между целями устойчивого развития, </w:t>
      </w:r>
      <w:r>
        <w:rPr>
          <w:rFonts w:ascii="Times New Roman" w:hAnsi="Times New Roman" w:cs="Times New Roman"/>
          <w:bCs/>
          <w:iCs/>
          <w:color w:val="FF0000"/>
          <w:sz w:val="28"/>
          <w:szCs w:val="28"/>
        </w:rPr>
        <w:t xml:space="preserve">идентификацию </w:t>
      </w:r>
      <w:r>
        <w:rPr>
          <w:rFonts w:ascii="Times New Roman" w:hAnsi="Times New Roman" w:cs="Times New Roman"/>
          <w:bCs/>
          <w:iCs/>
          <w:sz w:val="28"/>
          <w:szCs w:val="28"/>
        </w:rPr>
        <w:t xml:space="preserve">ключевых факторов экономического роста, их мультипликативного </w:t>
      </w:r>
      <w:r>
        <w:rPr>
          <w:rFonts w:ascii="Times New Roman" w:hAnsi="Times New Roman" w:cs="Times New Roman"/>
          <w:bCs/>
          <w:iCs/>
          <w:color w:val="FF0000"/>
          <w:sz w:val="28"/>
          <w:szCs w:val="28"/>
        </w:rPr>
        <w:t xml:space="preserve">воздействия </w:t>
      </w:r>
      <w:r>
        <w:rPr>
          <w:rFonts w:ascii="Times New Roman" w:hAnsi="Times New Roman" w:cs="Times New Roman"/>
          <w:bCs/>
          <w:iCs/>
          <w:sz w:val="28"/>
          <w:szCs w:val="28"/>
        </w:rPr>
        <w:t>и обоснование приоритетов государственной инновационной политики (с.116-129):</w:t>
      </w:r>
    </w:p>
    <w:p w14:paraId="5DA64725" w14:textId="428EC089" w:rsidR="00094547" w:rsidRDefault="00094547"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инновационный проект </w:t>
      </w:r>
      <w:r>
        <w:rPr>
          <w:rFonts w:ascii="Times New Roman" w:hAnsi="Times New Roman" w:cs="Times New Roman"/>
          <w:bCs/>
          <w:iCs/>
          <w:color w:val="FF0000"/>
          <w:sz w:val="28"/>
          <w:szCs w:val="28"/>
        </w:rPr>
        <w:t xml:space="preserve">по созданию </w:t>
      </w:r>
      <w:r>
        <w:rPr>
          <w:rFonts w:ascii="Times New Roman" w:hAnsi="Times New Roman" w:cs="Times New Roman"/>
          <w:bCs/>
          <w:iCs/>
          <w:sz w:val="28"/>
          <w:szCs w:val="28"/>
        </w:rPr>
        <w:t xml:space="preserve">цифровой платформы «Берег Восхода» Республики Кот-д'Ивуар с кластерной архитектурой организации взаимодействия субъектов инновационной деятельности в </w:t>
      </w:r>
      <w:r>
        <w:rPr>
          <w:rFonts w:ascii="Times New Roman" w:hAnsi="Times New Roman" w:cs="Times New Roman"/>
          <w:bCs/>
          <w:iCs/>
          <w:color w:val="FF0000"/>
          <w:sz w:val="28"/>
          <w:szCs w:val="28"/>
        </w:rPr>
        <w:t xml:space="preserve">рамках </w:t>
      </w:r>
      <w:r>
        <w:rPr>
          <w:rFonts w:ascii="Times New Roman" w:hAnsi="Times New Roman" w:cs="Times New Roman"/>
          <w:bCs/>
          <w:iCs/>
          <w:sz w:val="28"/>
          <w:szCs w:val="28"/>
        </w:rPr>
        <w:t>единой инновационно-производственной экосистемы (с. 183-198);</w:t>
      </w:r>
    </w:p>
    <w:p w14:paraId="44F0711F" w14:textId="77DB223C" w:rsidR="00A91BEA" w:rsidRDefault="00A91BEA"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Pr>
          <w:rFonts w:ascii="Times New Roman" w:hAnsi="Times New Roman" w:cs="Times New Roman"/>
          <w:bCs/>
          <w:iCs/>
          <w:color w:val="FF0000"/>
          <w:sz w:val="28"/>
          <w:szCs w:val="28"/>
        </w:rPr>
        <w:t xml:space="preserve">институционально-социальный контур регулирования платформенного механизма </w:t>
      </w:r>
      <w:del w:id="5" w:author="Claude" w:date="2026-06-30T00:00:00Z">
        <w:r>
          <w:rPr>
            <w:rFonts w:ascii="Times New Roman" w:hAnsi="Times New Roman" w:cs="Times New Roman"/>
            <w:bCs/>
            <w:iCs/>
            <w:color w:val="FF0000"/>
            <w:sz w:val="28"/>
            <w:szCs w:val="28"/>
          </w:rPr>
          <w:delText xml:space="preserve">развития национальной инновационной системы Республики Кот-д'Ивуар </w:delText>
        </w:r>
      </w:del>
      <w:ins w:id="6" w:author="Claude" w:date="2026-06-30T00:00:00Z">
        <w:r>
          <w:rPr>
            <w:rFonts w:ascii="Times New Roman" w:hAnsi="Times New Roman" w:cs="Times New Roman"/>
            <w:bCs/>
            <w:iCs/>
            <w:sz w:val="28"/>
            <w:szCs w:val="28"/>
          </w:rPr>
          <w:t xml:space="preserve">в рамках развития национальной инновационной системы Республики Кот-д'Ивуар, действующего </w:t>
        </w:r>
      </w:ins>
      <w:r>
        <w:rPr>
          <w:rFonts w:ascii="Times New Roman" w:hAnsi="Times New Roman" w:cs="Times New Roman"/>
          <w:bCs/>
          <w:iCs/>
          <w:sz w:val="28"/>
          <w:szCs w:val="28"/>
        </w:rPr>
        <w:t>посредством сочетания принципов философии фронтира, корпоративной социальной ответственности и концепции Убунту (с.212-234);</w:t>
      </w:r>
    </w:p>
    <w:p w14:paraId="2CB74BD6" w14:textId="22508388" w:rsidR="009C3F90" w:rsidRDefault="00506F07" w:rsidP="00E431BD">
      <w:pPr>
        <w:widowControl w:val="0"/>
        <w:spacing w:after="0" w:line="353" w:lineRule="auto"/>
        <w:ind w:firstLine="709"/>
        <w:jc w:val="both"/>
        <w:rPr>
          <w:rFonts w:ascii="Times New Roman" w:hAnsi="Times New Roman" w:cs="Times New Roman"/>
          <w:b/>
          <w:i/>
          <w:sz w:val="28"/>
          <w:szCs w:val="28"/>
        </w:rPr>
      </w:pPr>
      <w:r>
        <w:rPr>
          <w:rFonts w:ascii="Times New Roman" w:hAnsi="Times New Roman" w:cs="Times New Roman"/>
          <w:b/>
          <w:i/>
          <w:sz w:val="28"/>
          <w:szCs w:val="28"/>
        </w:rPr>
        <w:t xml:space="preserve">доказаны: </w:t>
      </w:r>
    </w:p>
    <w:p w14:paraId="36E78789" w14:textId="41831187" w:rsidR="00094547" w:rsidRDefault="00094547" w:rsidP="0009454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зависимость масштабов интеграции Республики Кот-д'Ивуар в региональные и глобальные цепочки создания стоимости от пространственной </w:t>
      </w:r>
      <w:r>
        <w:rPr>
          <w:rFonts w:ascii="Times New Roman" w:hAnsi="Times New Roman" w:cs="Times New Roman"/>
          <w:bCs/>
          <w:iCs/>
          <w:color w:val="FF0000"/>
          <w:sz w:val="28"/>
          <w:szCs w:val="28"/>
        </w:rPr>
        <w:t xml:space="preserve">локализации </w:t>
      </w:r>
      <w:r>
        <w:rPr>
          <w:rFonts w:ascii="Times New Roman" w:hAnsi="Times New Roman" w:cs="Times New Roman"/>
          <w:bCs/>
          <w:iCs/>
          <w:sz w:val="28"/>
          <w:szCs w:val="28"/>
        </w:rPr>
        <w:t xml:space="preserve">инновационного потенциала, </w:t>
      </w:r>
      <w:r>
        <w:rPr>
          <w:rFonts w:ascii="Times New Roman" w:hAnsi="Times New Roman" w:cs="Times New Roman"/>
          <w:bCs/>
          <w:iCs/>
          <w:color w:val="FF0000"/>
          <w:sz w:val="28"/>
          <w:szCs w:val="28"/>
        </w:rPr>
        <w:t xml:space="preserve">уровня </w:t>
      </w:r>
      <w:r>
        <w:rPr>
          <w:rFonts w:ascii="Times New Roman" w:hAnsi="Times New Roman" w:cs="Times New Roman"/>
          <w:bCs/>
          <w:iCs/>
          <w:sz w:val="28"/>
          <w:szCs w:val="28"/>
        </w:rPr>
        <w:t xml:space="preserve">цифровой связанности территорий и </w:t>
      </w:r>
      <w:r>
        <w:rPr>
          <w:rFonts w:ascii="Times New Roman" w:hAnsi="Times New Roman" w:cs="Times New Roman"/>
          <w:bCs/>
          <w:iCs/>
          <w:color w:val="FF0000"/>
          <w:sz w:val="28"/>
          <w:szCs w:val="28"/>
        </w:rPr>
        <w:t xml:space="preserve">степени </w:t>
      </w:r>
      <w:r>
        <w:rPr>
          <w:rFonts w:ascii="Times New Roman" w:hAnsi="Times New Roman" w:cs="Times New Roman"/>
          <w:bCs/>
          <w:iCs/>
          <w:sz w:val="28"/>
          <w:szCs w:val="28"/>
        </w:rPr>
        <w:t>институциональной вовлеченности хозяйствующих субъектов (с. 137-153);</w:t>
      </w:r>
    </w:p>
    <w:p w14:paraId="57A78C02" w14:textId="06BBFEFE" w:rsidR="00297187" w:rsidRPr="006F074D" w:rsidRDefault="00370834" w:rsidP="0007146A">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ограниченность моноотраслевой стратегии развития страны на основе наращивания переработки какао-бобов и обоснована экономическая </w:t>
      </w:r>
      <w:r>
        <w:rPr>
          <w:rFonts w:ascii="Times New Roman" w:hAnsi="Times New Roman" w:cs="Times New Roman"/>
          <w:bCs/>
          <w:iCs/>
          <w:sz w:val="28"/>
          <w:szCs w:val="28"/>
        </w:rPr>
        <w:lastRenderedPageBreak/>
        <w:t xml:space="preserve">целесообразность перехода к платформенной многокластерной модели, обеспечивающей </w:t>
      </w:r>
      <w:r>
        <w:rPr>
          <w:rFonts w:ascii="Times New Roman" w:hAnsi="Times New Roman" w:cs="Times New Roman"/>
          <w:bCs/>
          <w:iCs/>
          <w:color w:val="FF0000"/>
          <w:sz w:val="28"/>
          <w:szCs w:val="28"/>
        </w:rPr>
        <w:t xml:space="preserve">наибольший </w:t>
      </w:r>
      <w:r>
        <w:rPr>
          <w:rFonts w:ascii="Times New Roman" w:hAnsi="Times New Roman" w:cs="Times New Roman"/>
          <w:bCs/>
          <w:iCs/>
          <w:sz w:val="28"/>
          <w:szCs w:val="28"/>
        </w:rPr>
        <w:t xml:space="preserve">прирост добавленной стоимости, инвестиционной отдачи и </w:t>
      </w:r>
      <w:r>
        <w:rPr>
          <w:rFonts w:ascii="Times New Roman" w:hAnsi="Times New Roman" w:cs="Times New Roman"/>
          <w:bCs/>
          <w:iCs/>
          <w:color w:val="FF0000"/>
          <w:sz w:val="28"/>
          <w:szCs w:val="28"/>
        </w:rPr>
        <w:t xml:space="preserve">резильентность </w:t>
      </w:r>
      <w:r>
        <w:rPr>
          <w:rFonts w:ascii="Times New Roman" w:hAnsi="Times New Roman" w:cs="Times New Roman"/>
          <w:bCs/>
          <w:iCs/>
          <w:sz w:val="28"/>
          <w:szCs w:val="28"/>
        </w:rPr>
        <w:t>национальной экономики к внешним ценовым шокам (с.159-162);</w:t>
      </w:r>
    </w:p>
    <w:p w14:paraId="03FE5EBE" w14:textId="04D417F4" w:rsidR="00CD415D" w:rsidRPr="004A6477" w:rsidRDefault="00506F07" w:rsidP="001C2EF5">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введены:</w:t>
      </w:r>
    </w:p>
    <w:p w14:paraId="6901F2A9" w14:textId="275162B2" w:rsidR="0095076B" w:rsidRPr="004A6477" w:rsidRDefault="00373366" w:rsidP="001C2EF5">
      <w:pPr>
        <w:tabs>
          <w:tab w:val="left" w:pos="142"/>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авторская трактовка инновационно-инклюзивного развития как типа экономической динамики, при котором инновации выступают основным источником структурных изменений и роста производительности, а инклюзивность рассматривается в качестве принципа организации инновационного процесса и распределения его результатов, что расширяет теоретические подходы к исследованию механизмов инновационной трансформации развивающихся экономик в условиях цифровизации </w:t>
      </w:r>
      <w:r>
        <w:rPr>
          <w:rFonts w:ascii="Times New Roman" w:eastAsia="Times New Roman" w:hAnsi="Times New Roman" w:cs="Times New Roman"/>
          <w:sz w:val="28"/>
          <w:szCs w:val="28"/>
        </w:rPr>
        <w:t>(с. 31).</w:t>
      </w:r>
    </w:p>
    <w:p w14:paraId="1F14FAD8" w14:textId="31E96E14" w:rsidR="003958EB" w:rsidRPr="004A6477" w:rsidRDefault="003958EB" w:rsidP="001C2EF5">
      <w:pPr>
        <w:tabs>
          <w:tab w:val="left" w:pos="142"/>
        </w:tabs>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Теоретическая значимость исследования обоснована тем, что:</w:t>
      </w:r>
    </w:p>
    <w:p w14:paraId="22C01193" w14:textId="04CECE6B" w:rsidR="00FA20D1" w:rsidRDefault="002E6496" w:rsidP="00373366">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доказана необходимость интеграции платформенного подхода к организации инновационных взаимодействий, процессов цифровизации, института доверия и принципов инновационной инклюзивности для сформирования целостной концепции инновационно-инклюзивного развития национальных и региональных инновационных систем развивающихся стран в условиях </w:t>
      </w:r>
      <w:r>
        <w:rPr>
          <w:rFonts w:ascii="Times New Roman" w:hAnsi="Times New Roman" w:cs="Times New Roman"/>
          <w:bCs/>
          <w:color w:val="FF0000"/>
          <w:sz w:val="28"/>
          <w:szCs w:val="28"/>
        </w:rPr>
        <w:t>цифровой среды</w:t>
      </w:r>
      <w:r>
        <w:rPr>
          <w:rFonts w:ascii="Times New Roman" w:hAnsi="Times New Roman" w:cs="Times New Roman"/>
          <w:bCs/>
          <w:sz w:val="28"/>
          <w:szCs w:val="28"/>
        </w:rPr>
        <w:t xml:space="preserve"> (с. 20-30, 32-47, 51-60);</w:t>
      </w:r>
    </w:p>
    <w:p w14:paraId="1851D267" w14:textId="60352A21" w:rsidR="00323A79" w:rsidRDefault="00EF3875" w:rsidP="00EF3875">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 применительно к проблематике диссертации результативно использованы диалектический и системный подходы, методы институционального, экономико-статистического и эконометрического анализа (DAG-моделирование, PLS-регрессия, квазиэкспериментальные методы), а также логическое моделирование для разработки и обоснования организационно-экономических решений по развитию национальной инновационной системы Республики Кот-д'Ивуар</w:t>
      </w:r>
      <w:r>
        <w:rPr>
          <w:rFonts w:ascii="Times New Roman" w:hAnsi="Times New Roman" w:cs="Times New Roman"/>
          <w:sz w:val="28"/>
          <w:szCs w:val="28"/>
        </w:rPr>
        <w:t xml:space="preserve"> (с. 117, 173, 201);</w:t>
      </w:r>
    </w:p>
    <w:p w14:paraId="7C76E93E" w14:textId="0890F16B" w:rsidR="00EF3875" w:rsidRDefault="00EF3875" w:rsidP="00EF3875">
      <w:pPr>
        <w:widowControl w:val="0"/>
        <w:spacing w:after="0" w:line="360" w:lineRule="auto"/>
        <w:ind w:firstLine="709"/>
        <w:jc w:val="both"/>
        <w:rPr>
          <w:rFonts w:ascii="Times New Roman" w:hAnsi="Times New Roman" w:cs="Times New Roman"/>
          <w:bCs/>
          <w:iCs/>
          <w:sz w:val="28"/>
          <w:szCs w:val="28"/>
        </w:rPr>
      </w:pPr>
      <w:r>
        <w:rPr>
          <w:rFonts w:ascii="Times New Roman" w:hAnsi="Times New Roman" w:cs="Times New Roman"/>
          <w:bCs/>
          <w:sz w:val="28"/>
          <w:szCs w:val="28"/>
        </w:rPr>
        <w:t xml:space="preserve">– раскрыты содержание, особенности трансформации и функциональная роль институциональных, организационно-координационных, финансовых, пространственных, информационно-коммуникационных и процессных механизмов развития национальных и региональных инновационных систем при </w:t>
      </w:r>
      <w:r>
        <w:rPr>
          <w:rFonts w:ascii="Times New Roman" w:hAnsi="Times New Roman" w:cs="Times New Roman"/>
          <w:bCs/>
          <w:sz w:val="28"/>
          <w:szCs w:val="28"/>
        </w:rPr>
        <w:lastRenderedPageBreak/>
        <w:t xml:space="preserve">переходе к инновационно-инклюзивной модели развития развивающихся стран </w:t>
      </w:r>
      <w:r>
        <w:rPr>
          <w:rFonts w:ascii="Times New Roman" w:hAnsi="Times New Roman" w:cs="Times New Roman"/>
          <w:bCs/>
          <w:iCs/>
          <w:sz w:val="28"/>
          <w:szCs w:val="28"/>
        </w:rPr>
        <w:t>(с.48-50);</w:t>
      </w:r>
    </w:p>
    <w:p w14:paraId="3B8A3AA9" w14:textId="5CED13FB" w:rsidR="008E0B05" w:rsidRDefault="008E0B05" w:rsidP="00EF3875">
      <w:pPr>
        <w:widowControl w:val="0"/>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Pr>
          <w:rFonts w:ascii="Times New Roman" w:hAnsi="Times New Roman" w:cs="Times New Roman"/>
          <w:bCs/>
          <w:iCs/>
          <w:spacing w:val="-2"/>
          <w:sz w:val="28"/>
          <w:szCs w:val="28"/>
        </w:rPr>
        <w:t xml:space="preserve">выявлена несогласованность существующих подходов к оценке инновационного, инклюзивного развития и цифровой платформизации, обусловленная их разрозненностью, недостаточным учетом институциональных и пространственных факторов и отсутствием единого аналитического инструментария, что предопределило разработку комплексного методического подхода к </w:t>
      </w:r>
      <w:r>
        <w:rPr>
          <w:rFonts w:ascii="Times New Roman" w:hAnsi="Times New Roman" w:cs="Times New Roman"/>
          <w:bCs/>
          <w:iCs/>
          <w:color w:val="FF0000"/>
          <w:spacing w:val="-2"/>
          <w:sz w:val="28"/>
          <w:szCs w:val="28"/>
        </w:rPr>
        <w:t xml:space="preserve">оценке </w:t>
      </w:r>
      <w:r>
        <w:rPr>
          <w:rFonts w:ascii="Times New Roman" w:hAnsi="Times New Roman" w:cs="Times New Roman"/>
          <w:bCs/>
          <w:iCs/>
          <w:spacing w:val="-2"/>
          <w:sz w:val="28"/>
          <w:szCs w:val="28"/>
        </w:rPr>
        <w:t>инновационно-инклюзивного развития территорий (с. 61-77);</w:t>
      </w:r>
    </w:p>
    <w:p w14:paraId="6D372F3C" w14:textId="0BF27544" w:rsidR="00583E09" w:rsidRPr="00EF3875" w:rsidRDefault="00583E09" w:rsidP="00583E09">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выделены ключевые факторы продвижения Республики Кот-д'Ивуар в более высокодоходные сегменты международных рынков, включающие пространственную локализацию инновационного потенциала, цифровую связанность территорий, институциональную включенность локальных производителей и структуру внешнеэкономического участия (с.154-155); </w:t>
      </w:r>
    </w:p>
    <w:p w14:paraId="7301AA3B" w14:textId="7EA81A3B" w:rsidR="00A940AE" w:rsidRDefault="009A55B5" w:rsidP="003B0E24">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изложена идея исследования влияния финансовой доступности на экспортный потенциал предприятий посредством применения квазиэкспериментального инструментария сопоставления значений показателя склонности, </w:t>
      </w:r>
      <w:r>
        <w:rPr>
          <w:rFonts w:ascii="Times New Roman" w:hAnsi="Times New Roman" w:cs="Times New Roman"/>
          <w:bCs/>
          <w:color w:val="FF0000"/>
          <w:sz w:val="28"/>
          <w:szCs w:val="28"/>
        </w:rPr>
        <w:t>что позволило выявить скрытые резервы вовлечения хозяйствующих субъектов в процессы инновационно-инклюзивного развития</w:t>
      </w:r>
      <w:r>
        <w:rPr>
          <w:rFonts w:ascii="Times New Roman" w:hAnsi="Times New Roman" w:cs="Times New Roman"/>
          <w:bCs/>
          <w:sz w:val="28"/>
          <w:szCs w:val="28"/>
        </w:rPr>
        <w:t xml:space="preserve"> (с.163-174); </w:t>
      </w:r>
    </w:p>
    <w:p w14:paraId="41001D35" w14:textId="206825D0" w:rsidR="008E0B05" w:rsidRPr="008E0B05" w:rsidRDefault="009A003D" w:rsidP="008E0B05">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определены условия реализации платформенной трансформации экономики Республики Кот-д'Ивуар, </w:t>
      </w:r>
      <w:r>
        <w:rPr>
          <w:rFonts w:ascii="Times New Roman" w:hAnsi="Times New Roman" w:cs="Times New Roman"/>
          <w:bCs/>
          <w:color w:val="FF0000"/>
          <w:sz w:val="28"/>
          <w:szCs w:val="28"/>
        </w:rPr>
        <w:t xml:space="preserve">предусматривающие </w:t>
      </w:r>
      <w:r>
        <w:rPr>
          <w:rFonts w:ascii="Times New Roman" w:hAnsi="Times New Roman" w:cs="Times New Roman"/>
          <w:bCs/>
          <w:sz w:val="28"/>
          <w:szCs w:val="28"/>
        </w:rPr>
        <w:t>поэтапное развертывание кластеров, диверсификацию источников финансирования, развитие механизмов государственно-частного партнерства и системное управление рисками (с. 207-211);</w:t>
      </w:r>
    </w:p>
    <w:p w14:paraId="4766047E" w14:textId="187DED13" w:rsidR="00AF05A9" w:rsidRPr="0012539C" w:rsidRDefault="00FC1147" w:rsidP="0012539C">
      <w:pPr>
        <w:widowControl w:val="0"/>
        <w:tabs>
          <w:tab w:val="left" w:pos="142"/>
        </w:tabs>
        <w:spacing w:after="0" w:line="36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 проведена модернизация инструментария </w:t>
      </w:r>
      <w:r>
        <w:rPr>
          <w:rFonts w:ascii="Times New Roman" w:hAnsi="Times New Roman" w:cs="Times New Roman"/>
          <w:bCs/>
          <w:color w:val="FF0000"/>
          <w:spacing w:val="-4"/>
          <w:sz w:val="28"/>
          <w:szCs w:val="28"/>
        </w:rPr>
        <w:t xml:space="preserve">диагностики </w:t>
      </w:r>
      <w:r>
        <w:rPr>
          <w:rFonts w:ascii="Times New Roman" w:hAnsi="Times New Roman" w:cs="Times New Roman"/>
          <w:spacing w:val="-4"/>
          <w:sz w:val="28"/>
          <w:szCs w:val="28"/>
        </w:rPr>
        <w:t xml:space="preserve">готовности территорий к платформенной трансформации посредством дополнения матрицы пространственным </w:t>
      </w:r>
      <w:r>
        <w:rPr>
          <w:rFonts w:ascii="Times New Roman" w:hAnsi="Times New Roman" w:cs="Times New Roman"/>
          <w:color w:val="FF0000"/>
          <w:spacing w:val="-4"/>
          <w:sz w:val="28"/>
          <w:szCs w:val="28"/>
        </w:rPr>
        <w:t xml:space="preserve">анализом </w:t>
      </w:r>
      <w:r>
        <w:rPr>
          <w:rFonts w:ascii="Times New Roman" w:hAnsi="Times New Roman" w:cs="Times New Roman"/>
          <w:spacing w:val="-4"/>
          <w:sz w:val="28"/>
          <w:szCs w:val="28"/>
        </w:rPr>
        <w:t xml:space="preserve">рисков и </w:t>
      </w:r>
      <w:r>
        <w:rPr>
          <w:rFonts w:ascii="Times New Roman" w:hAnsi="Times New Roman" w:cs="Times New Roman"/>
          <w:color w:val="FF0000"/>
          <w:spacing w:val="-4"/>
          <w:sz w:val="28"/>
          <w:szCs w:val="28"/>
        </w:rPr>
        <w:t xml:space="preserve">картированием уровня </w:t>
      </w:r>
      <w:r>
        <w:rPr>
          <w:rFonts w:ascii="Times New Roman" w:hAnsi="Times New Roman" w:cs="Times New Roman"/>
          <w:spacing w:val="-4"/>
          <w:sz w:val="28"/>
          <w:szCs w:val="28"/>
        </w:rPr>
        <w:t xml:space="preserve">цифровой зрелости, </w:t>
      </w:r>
      <w:r>
        <w:rPr>
          <w:rFonts w:ascii="Times New Roman" w:hAnsi="Times New Roman" w:cs="Times New Roman"/>
          <w:spacing w:val="-6"/>
          <w:sz w:val="28"/>
          <w:szCs w:val="28"/>
        </w:rPr>
        <w:t>обеспечивает дифференцированный выбор пилотных территорий внедрения цифровых платформ</w:t>
      </w:r>
      <w:r>
        <w:rPr>
          <w:rFonts w:ascii="Times New Roman" w:hAnsi="Times New Roman" w:cs="Times New Roman"/>
          <w:spacing w:val="-4"/>
          <w:sz w:val="28"/>
          <w:szCs w:val="28"/>
        </w:rPr>
        <w:t xml:space="preserve"> и </w:t>
      </w:r>
      <w:r>
        <w:rPr>
          <w:rFonts w:ascii="Times New Roman" w:hAnsi="Times New Roman" w:cs="Times New Roman"/>
          <w:color w:val="FF0000"/>
          <w:spacing w:val="-4"/>
          <w:sz w:val="28"/>
          <w:szCs w:val="28"/>
        </w:rPr>
        <w:t xml:space="preserve">реализацию адресных </w:t>
      </w:r>
      <w:r>
        <w:rPr>
          <w:rFonts w:ascii="Times New Roman" w:hAnsi="Times New Roman" w:cs="Times New Roman"/>
          <w:spacing w:val="-4"/>
          <w:sz w:val="28"/>
          <w:szCs w:val="28"/>
        </w:rPr>
        <w:t xml:space="preserve">мер государственной поддержки </w:t>
      </w:r>
      <w:r>
        <w:rPr>
          <w:rFonts w:ascii="Times New Roman" w:eastAsiaTheme="minorEastAsia" w:hAnsi="Times New Roman" w:cs="Times New Roman"/>
          <w:spacing w:val="-4"/>
          <w:sz w:val="28"/>
          <w:szCs w:val="28"/>
        </w:rPr>
        <w:t>(с. 130-136)</w:t>
      </w:r>
      <w:r>
        <w:rPr>
          <w:rFonts w:ascii="Times New Roman" w:hAnsi="Times New Roman" w:cs="Times New Roman"/>
          <w:bCs/>
          <w:spacing w:val="-4"/>
          <w:sz w:val="28"/>
          <w:szCs w:val="28"/>
        </w:rPr>
        <w:t>.</w:t>
      </w:r>
    </w:p>
    <w:p w14:paraId="092C162A" w14:textId="3CA8647F" w:rsidR="00F55E99" w:rsidRDefault="00F55E99" w:rsidP="001C2EF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Значение полученных соискателем результатов исследования для практики подтверждается тем, что:</w:t>
      </w:r>
    </w:p>
    <w:p w14:paraId="722F055E" w14:textId="1F318E3E" w:rsidR="009A003D" w:rsidRDefault="00D922EA" w:rsidP="009A003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 разработаны и используются в деятельности Центра поддержки экспорта НО «Фонд поддержки предпринимательства в Ставропольском крае» платформенные механизмы координации участников внешнеэкономической деятельности, рекомендации по развитию цифровых инструментов поддержки экспорта, повышению связанности субъектов малого и среднего предпринимательства с внешними рынками и снижению трансакционных издержек (акт о внедрении от 20.04.2026);</w:t>
      </w:r>
    </w:p>
    <w:p w14:paraId="232426FE" w14:textId="6F0D9F15" w:rsidR="00D922EA" w:rsidRPr="00D922EA" w:rsidRDefault="00D922EA" w:rsidP="00D922E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внедрены в научно-аналитическую и образовательную деятельность ФГАОУ ВО «Северо-Кавказский федеральный университет» методический подход к диагностике инновационно-инклюзивного развития, модель </w:t>
      </w:r>
      <w:del w:id="7" w:author="Claude" w:date="2026-06-30T00:00:00Z">
        <w:r>
          <w:rPr>
            <w:rFonts w:ascii="Times New Roman" w:hAnsi="Times New Roman" w:cs="Times New Roman"/>
            <w:bCs/>
            <w:sz w:val="28"/>
            <w:szCs w:val="28"/>
          </w:rPr>
          <w:delText xml:space="preserve">платформенного </w:delText>
        </w:r>
      </w:del>
      <w:ins w:id="8" w:author="Claude" w:date="2026-06-30T00:00:00Z">
        <w:r>
          <w:rPr>
            <w:rFonts w:ascii="Times New Roman" w:hAnsi="Times New Roman" w:cs="Times New Roman"/>
            <w:bCs/>
            <w:sz w:val="28"/>
            <w:szCs w:val="28"/>
          </w:rPr>
          <w:t xml:space="preserve">механизма платформенной организации </w:t>
        </w:r>
      </w:ins>
      <w:del w:id="9" w:author="Claude" w:date="2026-06-30T00:00:00Z">
        <w:r>
          <w:rPr>
            <w:rFonts w:ascii="Times New Roman" w:hAnsi="Times New Roman" w:cs="Times New Roman"/>
            <w:bCs/>
            <w:sz w:val="28"/>
            <w:szCs w:val="28"/>
          </w:rPr>
          <w:delText>механизма инновационно-инклюзивной трансформации</w:delText>
        </w:r>
      </w:del>
      <w:ins w:id="10" w:author="Claude" w:date="2026-06-30T00:00:00Z">
        <w:r>
          <w:rPr>
            <w:rFonts w:ascii="Times New Roman" w:hAnsi="Times New Roman" w:cs="Times New Roman"/>
            <w:bCs/>
            <w:sz w:val="28"/>
            <w:szCs w:val="28"/>
          </w:rPr>
          <w:t>инновационно-инклюзивного развития</w:t>
        </w:r>
      </w:ins>
      <w:r>
        <w:rPr>
          <w:rFonts w:ascii="Times New Roman" w:hAnsi="Times New Roman" w:cs="Times New Roman"/>
          <w:bCs/>
          <w:sz w:val="28"/>
          <w:szCs w:val="28"/>
        </w:rPr>
        <w:t xml:space="preserve"> экономики, сценарный инструментарий оценки многокластерных взаимодействий и рекомендации по развитию цифровой платформизации инновационных систем (справка о внедрении от 19.03.2026).</w:t>
      </w:r>
    </w:p>
    <w:p w14:paraId="01542F04" w14:textId="77777777" w:rsidR="00B32F04" w:rsidRPr="004A6477" w:rsidRDefault="00B32F04" w:rsidP="001C2EF5">
      <w:pPr>
        <w:widowControl w:val="0"/>
        <w:autoSpaceDE w:val="0"/>
        <w:autoSpaceDN w:val="0"/>
        <w:adjustRightInd w:val="0"/>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Оценка достоверности результатов исследования выявила:</w:t>
      </w:r>
    </w:p>
    <w:p w14:paraId="7E7C9B63" w14:textId="72939741" w:rsidR="00F164D5" w:rsidRDefault="00D922EA"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теоретические выводы диссертационного исследования основаны на известных, проверяемых научных положениях и достоверных эмпирических данных, согласуются с результатами исследований отечественных и зарубежных ученых в области инновационного развития, цифровой платформизации, национальных и региональных инновационных систем;</w:t>
      </w:r>
    </w:p>
    <w:p w14:paraId="6913632D" w14:textId="021F4D16" w:rsidR="00D922EA" w:rsidRPr="004A6477" w:rsidRDefault="00F164D5" w:rsidP="00F164D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идея формирования механизмов инновационно-инклюзивного развития Республики Кот-д'Ивуар в условиях цифровой трансформации базируется на анализе международных статистических баз данных Всемирного банка, Африканского банка развития, ЮНКТАД, ЮНИДО, Всемирной организации интеллектуальной собственности (WIPO), Международного союза электросвязи (ITU), Программы развития ООН (UNDP), материалов Африканского союза, ECOWAS, UEMOA и AfCFTA, нормативно-правовых и стратегических документов Республики Кот-д'Ивуар, научных публикаций по проблемам инновационно-инклюзивного развития, цифровой трансформации экономики, </w:t>
      </w:r>
      <w:r>
        <w:rPr>
          <w:rFonts w:ascii="Times New Roman" w:hAnsi="Times New Roman" w:cs="Times New Roman"/>
          <w:sz w:val="28"/>
          <w:szCs w:val="28"/>
        </w:rPr>
        <w:lastRenderedPageBreak/>
        <w:t>устойчивого развития национальных инновационных систем, а также результатах авторских расчетов, эконометрического моделирования и эмпирических исследований по теме диссертации;</w:t>
      </w:r>
    </w:p>
    <w:p w14:paraId="4B602DAF" w14:textId="43C577CD" w:rsidR="00404A60" w:rsidRPr="004A6477" w:rsidRDefault="00404A60"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 их согласованности с опубликованными эмпирическими материалами и информацией, содержащейся в научных публикациях;</w:t>
      </w:r>
    </w:p>
    <w:p w14:paraId="537906EA" w14:textId="49B4243A" w:rsidR="00E8742F" w:rsidRPr="004A6477" w:rsidRDefault="00E8742F"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представленные в работе результаты обладают научной новизной и практической значимостью, не противоречат фундаментальным положениям экономической науки в целом, теории инновационного развития, цифровой трансформации и национальных инновационных систем, в частности, и подтверждают существующую практику формирования инновационных экосистем и платформенных механизмов развития экономики; </w:t>
      </w:r>
    </w:p>
    <w:p w14:paraId="788F9648" w14:textId="781B3F49" w:rsidR="00E8742F" w:rsidRDefault="009C6E32" w:rsidP="00F164D5">
      <w:pPr>
        <w:shd w:val="clear" w:color="auto" w:fill="FFFFFF"/>
        <w:spacing w:after="0" w:line="36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 использованы системный, институциональный, эволюционный, пространственный и платформенный подходы, а также методы абстрактно-логического, сравнительного, экономико-статистического, структурно-функционального, графического, индексного, кластерного, картографического и сценарного анализа, экспертных оценок и моделирования.</w:t>
      </w:r>
    </w:p>
    <w:p w14:paraId="5E33F0FE" w14:textId="11E3B8D3" w:rsidR="00E8742F" w:rsidRPr="00E8742F" w:rsidRDefault="00B32F04" w:rsidP="00E8742F">
      <w:pPr>
        <w:shd w:val="clear" w:color="auto" w:fill="FFFFFF"/>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Личный вклад соискателя состоит в: </w:t>
      </w:r>
    </w:p>
    <w:p w14:paraId="09B1195E" w14:textId="06288344"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непосредственном участии автора во всех этапах научно-исследовательского процесса, выявлении особенностей инновационно-инклюзивного развития и цифровой платформизации экономики Республики Кот-д'Ивуар, определении факторов и ограничений развития национальной и региональных инновационных систем, формулировании теоретических выводов и апробации практических рекомендаций по совершенствованию платформенных механизмов инновационно-инклюзивного развития в деятельности Центра поддержки экспорта НО «Фонд поддержки предпринимательства в Ставропольском крае» и ФГАОУ ВО «Северо-Кавказский федеральный университет»;</w:t>
      </w:r>
    </w:p>
    <w:p w14:paraId="6A26DD7F" w14:textId="654ED5E5"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поиске, анализе и интерпретации теоретической информации и эмпирических данных лично автором;</w:t>
      </w:r>
    </w:p>
    <w:p w14:paraId="700C53BC" w14:textId="78A88DAA"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обосновании возможностей использования теоретико-методического аппарата для формирования платформенных механизмов инновационно-инклюзивного развития, совершенствования национальной инновационной системы и повышения эффективности цифровой трансформации экономики;</w:t>
      </w:r>
    </w:p>
    <w:p w14:paraId="074895A0" w14:textId="721E5D07" w:rsidR="00E8742F" w:rsidRPr="004A6477"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подготовке публикаций по результатам исследования.</w:t>
      </w:r>
    </w:p>
    <w:p w14:paraId="102EC129" w14:textId="4383EBF5" w:rsidR="00232ABB" w:rsidRDefault="00232ABB" w:rsidP="006851DF">
      <w:pPr>
        <w:pStyle w:val="ab"/>
        <w:ind w:firstLine="709"/>
        <w:jc w:val="both"/>
        <w:rPr>
          <w:rFonts w:eastAsiaTheme="minorHAnsi"/>
          <w:b w:val="0"/>
          <w:lang w:eastAsia="en-US"/>
        </w:rPr>
      </w:pPr>
      <w:r>
        <w:rPr>
          <w:rFonts w:eastAsiaTheme="minorHAnsi"/>
          <w:b w:val="0"/>
          <w:lang w:eastAsia="en-US"/>
        </w:rPr>
        <w:t>Теоретические выводы, предложенные методы и сформулированные рекомендации, содержащиеся в диссертационном исследовании, представляют практический интерес для органов государственной власти, институтов развития, субъектов инновационной деятельности, организаций, осуществляющих поддержку инновационного предпринимательства и цифровой трансформации экономики, могут быть использованы как учебно-методический материал в преподавании дисциплин и специальных курсов по проблемам инновационного развития, цифровой экономики и национальных инновационных систем, а также служить методической основой для последующих теоретических и прикладных исследований проблем инновационно-инклюзивного развития, платформенной трансформации национальных и региональных систем.</w:t>
      </w:r>
    </w:p>
    <w:p w14:paraId="5288978C" w14:textId="299414C9" w:rsidR="00232ABB" w:rsidRDefault="00CD0CE4" w:rsidP="006851DF">
      <w:pPr>
        <w:pStyle w:val="ab"/>
        <w:ind w:firstLine="709"/>
        <w:jc w:val="both"/>
        <w:rPr>
          <w:rFonts w:eastAsiaTheme="minorHAnsi"/>
          <w:b w:val="0"/>
          <w:lang w:eastAsia="en-US"/>
        </w:rPr>
      </w:pPr>
      <w:r>
        <w:rPr>
          <w:rFonts w:eastAsiaTheme="minorHAnsi"/>
          <w:b w:val="0"/>
          <w:lang w:eastAsia="en-US"/>
        </w:rPr>
        <w:t>В ходе защиты диссертации были высказаны следующие критические замечания: требует дополнительного обоснования выбор отдельных индикаторов, включенных в методический подход к диагностике инновационно-инклюзивного развития, а также их относительная значимость при интегральной оценке; обращено внимание на необходимость раскрытия порядка интерпретации результатов DAG-моделирования и PLS-регрессии при принятии управленческих решений в сфере государственной инновационной политики; отмечена целесообразность более детального обоснования критериев формирования и приоритизации кластеров в проекте цифровой платформы «Берег Восхода»; высказано пожелание расширить апробацию данного проекта в других странах Западной Африки и интеграционных объединениях.</w:t>
      </w:r>
    </w:p>
    <w:p w14:paraId="77DE7654" w14:textId="4F7BE4F9" w:rsidR="00231A2A" w:rsidRDefault="00231A2A" w:rsidP="00A43237">
      <w:pPr>
        <w:widowControl w:val="0"/>
        <w:autoSpaceDE w:val="0"/>
        <w:autoSpaceDN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Соискатель Йео Н. ответил на заданные  в ходе заседания вопросы и привел </w:t>
      </w:r>
      <w:r>
        <w:rPr>
          <w:rFonts w:ascii="Times New Roman" w:hAnsi="Times New Roman" w:cs="Times New Roman"/>
          <w:bCs/>
          <w:sz w:val="28"/>
          <w:szCs w:val="28"/>
        </w:rPr>
        <w:lastRenderedPageBreak/>
        <w:t xml:space="preserve">собственную аргументацию значимости проведенного исследования и полученных результатов, обосновав свою точку зрения относительно перспектив инновационно-инклюзивного развития и цифровой платформизации </w:t>
      </w:r>
      <w:r>
        <w:rPr>
          <w:rFonts w:ascii="Times New Roman" w:hAnsi="Times New Roman" w:cs="Times New Roman"/>
          <w:sz w:val="28"/>
          <w:szCs w:val="28"/>
        </w:rPr>
        <w:t>Республики Кот-д'Ивуар</w:t>
      </w:r>
      <w:r>
        <w:rPr>
          <w:rFonts w:ascii="Times New Roman" w:hAnsi="Times New Roman" w:cs="Times New Roman"/>
          <w:bCs/>
          <w:sz w:val="28"/>
          <w:szCs w:val="28"/>
        </w:rPr>
        <w:t xml:space="preserve"> в условиях структурных изменений.</w:t>
      </w:r>
    </w:p>
    <w:p w14:paraId="4AFC7381" w14:textId="554AA72A" w:rsidR="00231A2A" w:rsidRDefault="00231A2A" w:rsidP="001C2EF5">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заседании 02 июля 2026 г. диссертационный совет принял</w:t>
      </w:r>
      <w:del w:id="11" w:author="Claude" w:date="2026-06-30T00:00:00Z">
        <w:r>
          <w:rPr>
            <w:rFonts w:ascii="Times New Roman" w:hAnsi="Times New Roman" w:cs="Times New Roman"/>
            <w:sz w:val="28"/>
            <w:szCs w:val="28"/>
          </w:rPr>
          <w:delText xml:space="preserve"> решение</w:delText>
        </w:r>
      </w:del>
      <w:r>
        <w:rPr>
          <w:rFonts w:ascii="Times New Roman" w:hAnsi="Times New Roman" w:cs="Times New Roman"/>
          <w:sz w:val="28"/>
          <w:szCs w:val="28"/>
        </w:rPr>
        <w:t xml:space="preserve">: за решение научной задачи по развитию теоретико-методических положений инновационно-инклюзивного развития и формированию </w:t>
      </w:r>
      <w:del w:id="12" w:author="Claude" w:date="2026-06-30T00:00:00Z">
        <w:r>
          <w:rPr>
            <w:rFonts w:ascii="Times New Roman" w:hAnsi="Times New Roman" w:cs="Times New Roman"/>
            <w:sz w:val="28"/>
            <w:szCs w:val="28"/>
          </w:rPr>
          <w:delText>платформенных механизмов функционирования</w:delText>
        </w:r>
      </w:del>
      <w:ins w:id="13" w:author="Claude" w:date="2026-06-30T00:00:00Z">
        <w:r>
          <w:rPr>
            <w:rFonts w:ascii="Times New Roman" w:hAnsi="Times New Roman" w:cs="Times New Roman"/>
            <w:sz w:val="28"/>
            <w:szCs w:val="28"/>
          </w:rPr>
          <w:t>механизмов платформенной организации</w:t>
        </w:r>
      </w:ins>
      <w:r>
        <w:rPr>
          <w:rFonts w:ascii="Times New Roman" w:hAnsi="Times New Roman" w:cs="Times New Roman"/>
          <w:sz w:val="28"/>
          <w:szCs w:val="28"/>
        </w:rPr>
        <w:t xml:space="preserve"> национальной инновационной системы в условиях ее цифровизации, имеющей значение для </w:t>
      </w:r>
      <w:del w:id="14" w:author="Claude" w:date="2026-06-30T00:00:00Z">
        <w:r>
          <w:rPr>
            <w:rFonts w:ascii="Times New Roman" w:hAnsi="Times New Roman" w:cs="Times New Roman"/>
            <w:sz w:val="28"/>
            <w:szCs w:val="28"/>
          </w:rPr>
          <w:delText>развития экономической науки</w:delText>
        </w:r>
      </w:del>
      <w:ins w:id="15" w:author="Claude" w:date="2026-06-30T00:00:00Z">
        <w:r>
          <w:rPr>
            <w:rFonts w:ascii="Times New Roman" w:hAnsi="Times New Roman" w:cs="Times New Roman"/>
            <w:sz w:val="28"/>
            <w:szCs w:val="28"/>
          </w:rPr>
          <w:t>экономической отрасли знаний</w:t>
        </w:r>
      </w:ins>
      <w:r>
        <w:rPr>
          <w:rFonts w:ascii="Times New Roman" w:hAnsi="Times New Roman" w:cs="Times New Roman"/>
          <w:sz w:val="28"/>
          <w:szCs w:val="28"/>
        </w:rPr>
        <w:t>, новые научно обоснованные организационно-управленческие решения и проектные разработки</w:t>
      </w:r>
      <w:ins w:id="16" w:author="Claude" w:date="2026-06-30T00:00:00Z">
        <w:r>
          <w:rPr>
            <w:rFonts w:ascii="Times New Roman" w:hAnsi="Times New Roman" w:cs="Times New Roman"/>
            <w:sz w:val="28"/>
            <w:szCs w:val="28"/>
          </w:rPr>
          <w:t xml:space="preserve"> по формированию и развитию платформенных механизмов инновационно-инклюзивного развития</w:t>
        </w:r>
      </w:ins>
      <w:r>
        <w:rPr>
          <w:rFonts w:ascii="Times New Roman" w:hAnsi="Times New Roman" w:cs="Times New Roman"/>
          <w:sz w:val="28"/>
          <w:szCs w:val="28"/>
        </w:rPr>
        <w:t>, внедрение которых вносит существенный вклад в повышение эффективности инновационной деятельности и цифровой трансформации Республики Кот-д'Ивуар, присудить Йео Н. ученую степень кандидата экономических наук.</w:t>
      </w:r>
    </w:p>
    <w:p w14:paraId="2F0370CF" w14:textId="524857BD" w:rsidR="008E298A" w:rsidRPr="004A6477" w:rsidRDefault="00231A2A" w:rsidP="00231A2A">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проведении тайного голосования диссертационный совет в количестве ___ человек, из них ___ докторов наук по специальности 5.2.3. Региональная и отраслевая экономика: экономика инноваций и 3 доктора наук по специальности 5.2.5. Мировая экономика, участвовавших в заседании, из </w:t>
      </w:r>
      <w:r>
        <w:rPr>
          <w:rFonts w:ascii="Times New Roman" w:hAnsi="Times New Roman" w:cs="Times New Roman"/>
          <w:sz w:val="28"/>
          <w:szCs w:val="28"/>
          <w:highlight w:val="yellow"/>
        </w:rPr>
        <w:t>18 или 21?</w:t>
      </w:r>
      <w:r>
        <w:rPr>
          <w:rFonts w:ascii="Times New Roman" w:hAnsi="Times New Roman" w:cs="Times New Roman"/>
          <w:sz w:val="28"/>
          <w:szCs w:val="28"/>
        </w:rPr>
        <w:t xml:space="preserve"> человек, входящих в состав совета, дополнительно введены на разовую защиту – 3 человека, проголосовали:  за – __, против – ___, недействительных бюллетеней – ___.</w:t>
      </w:r>
    </w:p>
    <w:p w14:paraId="320B9303" w14:textId="77777777" w:rsidR="008E298A" w:rsidRPr="004A6477" w:rsidRDefault="008E298A" w:rsidP="001C2EF5">
      <w:pPr>
        <w:autoSpaceDE w:val="0"/>
        <w:autoSpaceDN w:val="0"/>
        <w:adjustRightInd w:val="0"/>
        <w:spacing w:after="0" w:line="360" w:lineRule="auto"/>
        <w:ind w:firstLine="709"/>
        <w:jc w:val="both"/>
        <w:rPr>
          <w:rFonts w:ascii="Times New Roman" w:hAnsi="Times New Roman" w:cs="Times New Roman"/>
          <w:sz w:val="28"/>
          <w:szCs w:val="28"/>
        </w:rPr>
      </w:pPr>
    </w:p>
    <w:p w14:paraId="38706F46" w14:textId="38A74A2E" w:rsidR="00A82CFA" w:rsidRPr="004A6477" w:rsidRDefault="00A82CFA" w:rsidP="001C2EF5">
      <w:pPr>
        <w:suppressAutoHyphen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Председатель  диссертационного совета                       Ушвицкий Лев Исакович </w:t>
      </w:r>
    </w:p>
    <w:p w14:paraId="4C699E48" w14:textId="77777777" w:rsidR="00A82CFA" w:rsidRPr="004A6477" w:rsidRDefault="00A82CFA" w:rsidP="001C2EF5">
      <w:pPr>
        <w:suppressAutoHyphens/>
        <w:autoSpaceDE w:val="0"/>
        <w:autoSpaceDN w:val="0"/>
        <w:adjustRightInd w:val="0"/>
        <w:spacing w:after="0" w:line="360" w:lineRule="auto"/>
        <w:jc w:val="both"/>
        <w:rPr>
          <w:rFonts w:ascii="Times New Roman" w:hAnsi="Times New Roman" w:cs="Times New Roman"/>
          <w:sz w:val="16"/>
          <w:szCs w:val="16"/>
        </w:rPr>
      </w:pPr>
    </w:p>
    <w:p w14:paraId="24CA4B87" w14:textId="6B9F8015" w:rsidR="00976897" w:rsidRPr="001D51FA" w:rsidRDefault="00A82CFA" w:rsidP="001D51FA">
      <w:pPr>
        <w:suppressAutoHyphen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Ученый секретарь диссертационного совета                    Година Ольга Викторовна </w:t>
      </w:r>
    </w:p>
    <w:p w14:paraId="20E54AD7" w14:textId="4331BDC0" w:rsidR="002A07D4" w:rsidRPr="004A6477" w:rsidRDefault="00ED4599" w:rsidP="001C2EF5">
      <w:pPr>
        <w:widowControl w:val="0"/>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02.07.2026</w:t>
      </w:r>
    </w:p>
    <w:p w14:paraId="1681D917" w14:textId="77777777" w:rsidR="00A43237" w:rsidRDefault="00A43237" w:rsidP="00A43237">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p>
    <w:p w14:paraId="47640EAF" w14:textId="36EB0C90" w:rsidR="00A43237" w:rsidRDefault="00A43237" w:rsidP="00A43237">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r>
        <w:rPr>
          <w:rFonts w:ascii="Times New Roman" w:hAnsi="Times New Roman" w:cs="Times New Roman"/>
          <w:i/>
          <w:sz w:val="24"/>
          <w:szCs w:val="24"/>
        </w:rPr>
        <w:t>Проект разработан комиссией в составе:</w:t>
      </w:r>
    </w:p>
    <w:p w14:paraId="654D62D5" w14:textId="77777777" w:rsidR="004856E0" w:rsidRPr="004856E0" w:rsidRDefault="004856E0" w:rsidP="004856E0">
      <w:pPr>
        <w:pStyle w:val="11"/>
        <w:widowControl w:val="0"/>
        <w:tabs>
          <w:tab w:val="left" w:pos="-851"/>
          <w:tab w:val="left" w:pos="284"/>
          <w:tab w:val="left" w:pos="426"/>
          <w:tab w:val="left" w:pos="993"/>
        </w:tabs>
        <w:spacing w:after="0" w:line="240" w:lineRule="auto"/>
        <w:ind w:left="0"/>
        <w:jc w:val="both"/>
        <w:rPr>
          <w:rFonts w:ascii="Times New Roman" w:eastAsiaTheme="minorHAnsi" w:hAnsi="Times New Roman" w:cs="Times New Roman"/>
          <w:i/>
          <w:sz w:val="28"/>
          <w:szCs w:val="28"/>
        </w:rPr>
      </w:pPr>
      <w:r>
        <w:rPr>
          <w:rFonts w:ascii="Times New Roman" w:eastAsiaTheme="minorHAnsi" w:hAnsi="Times New Roman" w:cs="Times New Roman"/>
          <w:i/>
          <w:sz w:val="28"/>
          <w:szCs w:val="28"/>
        </w:rPr>
        <w:t>доктора экономических наук, профессора Калюгиной С.Н.,</w:t>
      </w:r>
    </w:p>
    <w:p w14:paraId="64D5776B" w14:textId="77777777" w:rsidR="004856E0" w:rsidRPr="004856E0" w:rsidRDefault="004856E0" w:rsidP="004856E0">
      <w:pPr>
        <w:pStyle w:val="11"/>
        <w:widowControl w:val="0"/>
        <w:tabs>
          <w:tab w:val="left" w:pos="-851"/>
          <w:tab w:val="left" w:pos="284"/>
          <w:tab w:val="left" w:pos="426"/>
          <w:tab w:val="left" w:pos="993"/>
        </w:tabs>
        <w:spacing w:after="0" w:line="240" w:lineRule="auto"/>
        <w:ind w:left="0"/>
        <w:jc w:val="both"/>
        <w:rPr>
          <w:rFonts w:ascii="Times New Roman" w:eastAsiaTheme="minorHAnsi" w:hAnsi="Times New Roman" w:cs="Times New Roman"/>
          <w:i/>
          <w:sz w:val="28"/>
          <w:szCs w:val="28"/>
        </w:rPr>
      </w:pPr>
      <w:r>
        <w:rPr>
          <w:rFonts w:ascii="Times New Roman" w:eastAsiaTheme="minorHAnsi" w:hAnsi="Times New Roman" w:cs="Times New Roman"/>
          <w:i/>
          <w:sz w:val="28"/>
          <w:szCs w:val="28"/>
        </w:rPr>
        <w:t>доктора экономических наук, профессора Парахиной В.Н.;</w:t>
      </w:r>
    </w:p>
    <w:p w14:paraId="724DBFE2" w14:textId="6C532F3E" w:rsidR="00A43237" w:rsidRPr="00E139D8" w:rsidRDefault="004856E0" w:rsidP="004856E0">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r>
        <w:rPr>
          <w:rFonts w:ascii="Times New Roman" w:eastAsiaTheme="minorHAnsi" w:hAnsi="Times New Roman" w:cs="Times New Roman"/>
          <w:i/>
          <w:sz w:val="28"/>
          <w:szCs w:val="28"/>
        </w:rPr>
        <w:t>доктора экономических наук, профессора Тер-Григорьянц А.А.</w:t>
      </w:r>
    </w:p>
    <w:p w14:paraId="44B378FE" w14:textId="77777777" w:rsidR="00A82CFA" w:rsidRPr="004A6477" w:rsidRDefault="00A82CFA" w:rsidP="001C2EF5">
      <w:pPr>
        <w:widowControl w:val="0"/>
        <w:spacing w:after="0" w:line="360" w:lineRule="auto"/>
        <w:jc w:val="both"/>
        <w:rPr>
          <w:rFonts w:ascii="Times New Roman" w:hAnsi="Times New Roman" w:cs="Times New Roman"/>
          <w:iCs/>
          <w:sz w:val="28"/>
          <w:szCs w:val="28"/>
        </w:rPr>
      </w:pPr>
    </w:p>
    <w:sectPr w:rsidR="00A82CFA" w:rsidRPr="004A6477" w:rsidSect="00E172C1">
      <w:headerReference w:type="default" r:id="rId8"/>
      <w:footerReference w:type="default" r:id="rId9"/>
      <w:pgSz w:w="11906" w:h="16838"/>
      <w:pgMar w:top="1134" w:right="567"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910A" w14:textId="77777777" w:rsidR="009E39DD" w:rsidRDefault="009E39DD" w:rsidP="00E25B4E">
      <w:pPr>
        <w:spacing w:after="0" w:line="240" w:lineRule="auto"/>
      </w:pPr>
      <w:r>
        <w:separator/>
      </w:r>
    </w:p>
  </w:endnote>
  <w:endnote w:type="continuationSeparator" w:id="0">
    <w:p w14:paraId="38C99BFF" w14:textId="77777777" w:rsidR="009E39DD" w:rsidRDefault="009E39DD" w:rsidP="00E25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inion Pro">
    <w:altName w:val="Times New Roman"/>
    <w:panose1 w:val="00000000000000000000"/>
    <w:charset w:val="CC"/>
    <w:family w:val="roman"/>
    <w:notTrueType/>
    <w:pitch w:val="default"/>
    <w:sig w:usb0="00000203"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401142"/>
      <w:docPartObj>
        <w:docPartGallery w:val="Page Numbers (Bottom of Page)"/>
        <w:docPartUnique/>
      </w:docPartObj>
    </w:sdtPr>
    <w:sdtEndPr>
      <w:rPr>
        <w:rFonts w:ascii="Times New Roman" w:hAnsi="Times New Roman" w:cs="Times New Roman"/>
      </w:rPr>
    </w:sdtEndPr>
    <w:sdtContent>
      <w:p w14:paraId="5F724D09" w14:textId="653405D5" w:rsidR="001505CF" w:rsidRPr="006853E1" w:rsidRDefault="001505CF" w:rsidP="006853E1">
        <w:pPr>
          <w:pStyle w:val="a7"/>
          <w:jc w:val="center"/>
          <w:rPr>
            <w:rFonts w:ascii="Times New Roman" w:hAnsi="Times New Roman" w:cs="Times New Roman"/>
          </w:rPr>
        </w:pPr>
        <w:r w:rsidRPr="00EF53EF">
          <w:rPr>
            <w:rFonts w:ascii="Times New Roman" w:hAnsi="Times New Roman" w:cs="Times New Roman"/>
          </w:rPr>
          <w:fldChar w:fldCharType="begin"/>
        </w:r>
        <w:r w:rsidRPr="00EF53EF">
          <w:rPr>
            <w:rFonts w:ascii="Times New Roman" w:hAnsi="Times New Roman" w:cs="Times New Roman"/>
          </w:rPr>
          <w:instrText>PAGE   \* MERGEFORMAT</w:instrText>
        </w:r>
        <w:r w:rsidRPr="00EF53EF">
          <w:rPr>
            <w:rFonts w:ascii="Times New Roman" w:hAnsi="Times New Roman" w:cs="Times New Roman"/>
          </w:rPr>
          <w:fldChar w:fldCharType="separate"/>
        </w:r>
        <w:r w:rsidR="00E431BD">
          <w:rPr>
            <w:rFonts w:ascii="Times New Roman" w:hAnsi="Times New Roman" w:cs="Times New Roman"/>
            <w:noProof/>
          </w:rPr>
          <w:t>13</w:t>
        </w:r>
        <w:r w:rsidRPr="00EF53EF">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4F23" w14:textId="77777777" w:rsidR="009E39DD" w:rsidRDefault="009E39DD" w:rsidP="00E25B4E">
      <w:pPr>
        <w:spacing w:after="0" w:line="240" w:lineRule="auto"/>
      </w:pPr>
      <w:r>
        <w:separator/>
      </w:r>
    </w:p>
  </w:footnote>
  <w:footnote w:type="continuationSeparator" w:id="0">
    <w:p w14:paraId="7EE423D6" w14:textId="77777777" w:rsidR="009E39DD" w:rsidRDefault="009E39DD" w:rsidP="00E25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E9DA" w14:textId="219575CD" w:rsidR="00A43237" w:rsidRDefault="00A43237" w:rsidP="00A43237">
    <w:pPr>
      <w:pStyle w:val="a5"/>
      <w:jc w:val="right"/>
    </w:pPr>
    <w:r>
      <w:t>Проект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797"/>
    <w:multiLevelType w:val="multilevel"/>
    <w:tmpl w:val="A95CB7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BF55B6"/>
    <w:multiLevelType w:val="hybridMultilevel"/>
    <w:tmpl w:val="E0F0050C"/>
    <w:lvl w:ilvl="0" w:tplc="200E3E64">
      <w:start w:val="1"/>
      <w:numFmt w:val="decimal"/>
      <w:suff w:val="space"/>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09C13CB"/>
    <w:multiLevelType w:val="hybridMultilevel"/>
    <w:tmpl w:val="34E6A30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6F17001"/>
    <w:multiLevelType w:val="hybridMultilevel"/>
    <w:tmpl w:val="22F6AAB2"/>
    <w:lvl w:ilvl="0" w:tplc="3F32E358">
      <w:start w:val="7"/>
      <w:numFmt w:val="decimal"/>
      <w:lvlText w:val="%1."/>
      <w:lvlJc w:val="left"/>
      <w:pPr>
        <w:ind w:left="1069" w:hanging="360"/>
      </w:pPr>
      <w:rPr>
        <w:rFonts w:hint="default"/>
        <w:b w:val="0"/>
        <w:u w:val="no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1063397"/>
    <w:multiLevelType w:val="hybridMultilevel"/>
    <w:tmpl w:val="C1C4E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E5E1DF3"/>
    <w:multiLevelType w:val="hybridMultilevel"/>
    <w:tmpl w:val="C520DBE8"/>
    <w:lvl w:ilvl="0" w:tplc="D6341DDC">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44249747">
    <w:abstractNumId w:val="4"/>
  </w:num>
  <w:num w:numId="2" w16cid:durableId="68816564">
    <w:abstractNumId w:val="3"/>
  </w:num>
  <w:num w:numId="3" w16cid:durableId="1078164590">
    <w:abstractNumId w:val="0"/>
  </w:num>
  <w:num w:numId="4" w16cid:durableId="1737194005">
    <w:abstractNumId w:val="1"/>
  </w:num>
  <w:num w:numId="5" w16cid:durableId="735320556">
    <w:abstractNumId w:val="5"/>
  </w:num>
  <w:num w:numId="6" w16cid:durableId="178856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ru-RU" w:vendorID="64" w:dllVersion="6" w:nlCheck="1" w:checkStyle="0"/>
  <w:activeWritingStyle w:appName="MSWord" w:lang="ru-RU" w:vendorID="64" w:dllVersion="4096" w:nlCheck="1" w:checkStyle="0"/>
  <w:activeWritingStyle w:appName="MSWord" w:lang="en-US" w:vendorID="64" w:dllVersion="6" w:nlCheck="1" w:checkStyle="1"/>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D4"/>
    <w:rsid w:val="00001BA1"/>
    <w:rsid w:val="00003723"/>
    <w:rsid w:val="000056D9"/>
    <w:rsid w:val="00005862"/>
    <w:rsid w:val="0000660B"/>
    <w:rsid w:val="00010C9D"/>
    <w:rsid w:val="000166CA"/>
    <w:rsid w:val="00021432"/>
    <w:rsid w:val="0002236D"/>
    <w:rsid w:val="00022B11"/>
    <w:rsid w:val="000237D5"/>
    <w:rsid w:val="000245F8"/>
    <w:rsid w:val="00025DE9"/>
    <w:rsid w:val="00027BB2"/>
    <w:rsid w:val="00030900"/>
    <w:rsid w:val="000313F3"/>
    <w:rsid w:val="00031F69"/>
    <w:rsid w:val="00033488"/>
    <w:rsid w:val="00033B22"/>
    <w:rsid w:val="0003605B"/>
    <w:rsid w:val="000403C6"/>
    <w:rsid w:val="0004127C"/>
    <w:rsid w:val="00044270"/>
    <w:rsid w:val="00050831"/>
    <w:rsid w:val="000536FD"/>
    <w:rsid w:val="00053CE9"/>
    <w:rsid w:val="000542DA"/>
    <w:rsid w:val="000545F3"/>
    <w:rsid w:val="000564F4"/>
    <w:rsid w:val="00056F28"/>
    <w:rsid w:val="00061E12"/>
    <w:rsid w:val="00063762"/>
    <w:rsid w:val="00064B60"/>
    <w:rsid w:val="00067DA0"/>
    <w:rsid w:val="0007146A"/>
    <w:rsid w:val="00071472"/>
    <w:rsid w:val="00071CCF"/>
    <w:rsid w:val="00073E67"/>
    <w:rsid w:val="00075F87"/>
    <w:rsid w:val="00077FEC"/>
    <w:rsid w:val="000874F7"/>
    <w:rsid w:val="00092348"/>
    <w:rsid w:val="00092B3C"/>
    <w:rsid w:val="0009322A"/>
    <w:rsid w:val="00093D4A"/>
    <w:rsid w:val="00094547"/>
    <w:rsid w:val="00097376"/>
    <w:rsid w:val="000A11A1"/>
    <w:rsid w:val="000A2A42"/>
    <w:rsid w:val="000A6365"/>
    <w:rsid w:val="000A71E6"/>
    <w:rsid w:val="000B2265"/>
    <w:rsid w:val="000B4DC6"/>
    <w:rsid w:val="000B548E"/>
    <w:rsid w:val="000B6689"/>
    <w:rsid w:val="000B713B"/>
    <w:rsid w:val="000B79FA"/>
    <w:rsid w:val="000B7CEC"/>
    <w:rsid w:val="000C07A7"/>
    <w:rsid w:val="000D14E4"/>
    <w:rsid w:val="000D1C17"/>
    <w:rsid w:val="000D3CAE"/>
    <w:rsid w:val="000D45B4"/>
    <w:rsid w:val="000D7FAB"/>
    <w:rsid w:val="000E39A9"/>
    <w:rsid w:val="000E4594"/>
    <w:rsid w:val="000E6BF7"/>
    <w:rsid w:val="000E6D74"/>
    <w:rsid w:val="000F6CA3"/>
    <w:rsid w:val="000F6F58"/>
    <w:rsid w:val="00102176"/>
    <w:rsid w:val="00102796"/>
    <w:rsid w:val="00103C78"/>
    <w:rsid w:val="00103E97"/>
    <w:rsid w:val="00104699"/>
    <w:rsid w:val="001102AA"/>
    <w:rsid w:val="001144F7"/>
    <w:rsid w:val="00116A8A"/>
    <w:rsid w:val="00116F1E"/>
    <w:rsid w:val="00121EBA"/>
    <w:rsid w:val="0012539C"/>
    <w:rsid w:val="00126098"/>
    <w:rsid w:val="00126907"/>
    <w:rsid w:val="00130C09"/>
    <w:rsid w:val="00131329"/>
    <w:rsid w:val="00132506"/>
    <w:rsid w:val="001340B8"/>
    <w:rsid w:val="00134443"/>
    <w:rsid w:val="00136DAD"/>
    <w:rsid w:val="00141B0D"/>
    <w:rsid w:val="0014378F"/>
    <w:rsid w:val="00146420"/>
    <w:rsid w:val="00150058"/>
    <w:rsid w:val="001505CF"/>
    <w:rsid w:val="00150ABF"/>
    <w:rsid w:val="001510D2"/>
    <w:rsid w:val="001519E9"/>
    <w:rsid w:val="00152DF2"/>
    <w:rsid w:val="0015532F"/>
    <w:rsid w:val="00161943"/>
    <w:rsid w:val="00163BFD"/>
    <w:rsid w:val="001647D3"/>
    <w:rsid w:val="001650FE"/>
    <w:rsid w:val="00166890"/>
    <w:rsid w:val="001758AF"/>
    <w:rsid w:val="0018571E"/>
    <w:rsid w:val="00193CD9"/>
    <w:rsid w:val="00194001"/>
    <w:rsid w:val="001A3448"/>
    <w:rsid w:val="001A3988"/>
    <w:rsid w:val="001A3CC5"/>
    <w:rsid w:val="001A551C"/>
    <w:rsid w:val="001A5EA6"/>
    <w:rsid w:val="001A62A1"/>
    <w:rsid w:val="001B423B"/>
    <w:rsid w:val="001B6A3F"/>
    <w:rsid w:val="001B7800"/>
    <w:rsid w:val="001C2528"/>
    <w:rsid w:val="001C2EF5"/>
    <w:rsid w:val="001C46CA"/>
    <w:rsid w:val="001C716F"/>
    <w:rsid w:val="001D51FA"/>
    <w:rsid w:val="001E0895"/>
    <w:rsid w:val="001E545E"/>
    <w:rsid w:val="001E5BC5"/>
    <w:rsid w:val="001E5FAD"/>
    <w:rsid w:val="001E6A7C"/>
    <w:rsid w:val="001F7D95"/>
    <w:rsid w:val="0020092A"/>
    <w:rsid w:val="0020114A"/>
    <w:rsid w:val="002027F3"/>
    <w:rsid w:val="00202E93"/>
    <w:rsid w:val="00203242"/>
    <w:rsid w:val="00210DC7"/>
    <w:rsid w:val="00211A82"/>
    <w:rsid w:val="0021361C"/>
    <w:rsid w:val="00214516"/>
    <w:rsid w:val="002147BA"/>
    <w:rsid w:val="00220588"/>
    <w:rsid w:val="002213CF"/>
    <w:rsid w:val="0022424F"/>
    <w:rsid w:val="00231A2A"/>
    <w:rsid w:val="00232165"/>
    <w:rsid w:val="00232ABB"/>
    <w:rsid w:val="00232F1E"/>
    <w:rsid w:val="00237978"/>
    <w:rsid w:val="00237EE6"/>
    <w:rsid w:val="00240077"/>
    <w:rsid w:val="0024601E"/>
    <w:rsid w:val="002513DD"/>
    <w:rsid w:val="00251A27"/>
    <w:rsid w:val="00253CC0"/>
    <w:rsid w:val="00254769"/>
    <w:rsid w:val="00254E09"/>
    <w:rsid w:val="00254FDD"/>
    <w:rsid w:val="002568A9"/>
    <w:rsid w:val="00257822"/>
    <w:rsid w:val="00257C31"/>
    <w:rsid w:val="00261727"/>
    <w:rsid w:val="00261E95"/>
    <w:rsid w:val="0026294A"/>
    <w:rsid w:val="0026603C"/>
    <w:rsid w:val="00266E36"/>
    <w:rsid w:val="00272745"/>
    <w:rsid w:val="002727BB"/>
    <w:rsid w:val="00274886"/>
    <w:rsid w:val="00276E03"/>
    <w:rsid w:val="00277265"/>
    <w:rsid w:val="00285755"/>
    <w:rsid w:val="002862A4"/>
    <w:rsid w:val="0028656C"/>
    <w:rsid w:val="00286CF0"/>
    <w:rsid w:val="00290766"/>
    <w:rsid w:val="00292934"/>
    <w:rsid w:val="00296DA8"/>
    <w:rsid w:val="00297187"/>
    <w:rsid w:val="00297336"/>
    <w:rsid w:val="002A07D4"/>
    <w:rsid w:val="002A457B"/>
    <w:rsid w:val="002A59B8"/>
    <w:rsid w:val="002A737B"/>
    <w:rsid w:val="002B2823"/>
    <w:rsid w:val="002B5782"/>
    <w:rsid w:val="002C1EE1"/>
    <w:rsid w:val="002C3FE3"/>
    <w:rsid w:val="002C46AF"/>
    <w:rsid w:val="002C4994"/>
    <w:rsid w:val="002C6E6C"/>
    <w:rsid w:val="002D01BA"/>
    <w:rsid w:val="002D300A"/>
    <w:rsid w:val="002D5845"/>
    <w:rsid w:val="002D731E"/>
    <w:rsid w:val="002E0174"/>
    <w:rsid w:val="002E255C"/>
    <w:rsid w:val="002E25F4"/>
    <w:rsid w:val="002E3025"/>
    <w:rsid w:val="002E4CC2"/>
    <w:rsid w:val="002E6496"/>
    <w:rsid w:val="002E66C4"/>
    <w:rsid w:val="002E7C5E"/>
    <w:rsid w:val="002F0B19"/>
    <w:rsid w:val="002F0F61"/>
    <w:rsid w:val="002F5049"/>
    <w:rsid w:val="00302C54"/>
    <w:rsid w:val="00302C9B"/>
    <w:rsid w:val="0030436D"/>
    <w:rsid w:val="00304E91"/>
    <w:rsid w:val="003055D5"/>
    <w:rsid w:val="00312B74"/>
    <w:rsid w:val="00321E1F"/>
    <w:rsid w:val="00323A79"/>
    <w:rsid w:val="00325DB0"/>
    <w:rsid w:val="003368A3"/>
    <w:rsid w:val="003422D9"/>
    <w:rsid w:val="00343C8A"/>
    <w:rsid w:val="00344185"/>
    <w:rsid w:val="00346CE9"/>
    <w:rsid w:val="00350BFF"/>
    <w:rsid w:val="00350C2A"/>
    <w:rsid w:val="00350E9C"/>
    <w:rsid w:val="00351135"/>
    <w:rsid w:val="00354D14"/>
    <w:rsid w:val="003553D4"/>
    <w:rsid w:val="00356A94"/>
    <w:rsid w:val="003602BC"/>
    <w:rsid w:val="00362B8D"/>
    <w:rsid w:val="00367D97"/>
    <w:rsid w:val="00370834"/>
    <w:rsid w:val="003708FC"/>
    <w:rsid w:val="00373366"/>
    <w:rsid w:val="00373B99"/>
    <w:rsid w:val="00375705"/>
    <w:rsid w:val="00376F86"/>
    <w:rsid w:val="00377315"/>
    <w:rsid w:val="00377CDA"/>
    <w:rsid w:val="00377F34"/>
    <w:rsid w:val="0038470F"/>
    <w:rsid w:val="00386D6D"/>
    <w:rsid w:val="0039037B"/>
    <w:rsid w:val="0039398E"/>
    <w:rsid w:val="003958EB"/>
    <w:rsid w:val="00397537"/>
    <w:rsid w:val="003A03C5"/>
    <w:rsid w:val="003A15D2"/>
    <w:rsid w:val="003A3EDF"/>
    <w:rsid w:val="003A6DB2"/>
    <w:rsid w:val="003B0583"/>
    <w:rsid w:val="003B0E24"/>
    <w:rsid w:val="003B24C7"/>
    <w:rsid w:val="003B2F21"/>
    <w:rsid w:val="003B2FD9"/>
    <w:rsid w:val="003B3019"/>
    <w:rsid w:val="003B329F"/>
    <w:rsid w:val="003B3C9A"/>
    <w:rsid w:val="003B668A"/>
    <w:rsid w:val="003C26CB"/>
    <w:rsid w:val="003C4547"/>
    <w:rsid w:val="003D1A64"/>
    <w:rsid w:val="003D20EC"/>
    <w:rsid w:val="003D5C1F"/>
    <w:rsid w:val="003E038D"/>
    <w:rsid w:val="003E1596"/>
    <w:rsid w:val="003E30CE"/>
    <w:rsid w:val="003E4CEC"/>
    <w:rsid w:val="003E788A"/>
    <w:rsid w:val="003E797A"/>
    <w:rsid w:val="003F3A8E"/>
    <w:rsid w:val="0040056B"/>
    <w:rsid w:val="004020DB"/>
    <w:rsid w:val="00403CAA"/>
    <w:rsid w:val="00403DCF"/>
    <w:rsid w:val="00404A60"/>
    <w:rsid w:val="004050F0"/>
    <w:rsid w:val="00411132"/>
    <w:rsid w:val="0041439D"/>
    <w:rsid w:val="00414A17"/>
    <w:rsid w:val="00425425"/>
    <w:rsid w:val="00430F74"/>
    <w:rsid w:val="00432A91"/>
    <w:rsid w:val="00433240"/>
    <w:rsid w:val="004336CA"/>
    <w:rsid w:val="00434BCE"/>
    <w:rsid w:val="00440427"/>
    <w:rsid w:val="00441D5A"/>
    <w:rsid w:val="00442FF7"/>
    <w:rsid w:val="0044330C"/>
    <w:rsid w:val="00443406"/>
    <w:rsid w:val="00452A48"/>
    <w:rsid w:val="004539FC"/>
    <w:rsid w:val="00453A5A"/>
    <w:rsid w:val="00457627"/>
    <w:rsid w:val="004579F0"/>
    <w:rsid w:val="00466B99"/>
    <w:rsid w:val="0047168B"/>
    <w:rsid w:val="0047205D"/>
    <w:rsid w:val="00473B58"/>
    <w:rsid w:val="00476302"/>
    <w:rsid w:val="00483012"/>
    <w:rsid w:val="004856E0"/>
    <w:rsid w:val="004862C4"/>
    <w:rsid w:val="00486A10"/>
    <w:rsid w:val="004878E0"/>
    <w:rsid w:val="00487ED6"/>
    <w:rsid w:val="00490AE6"/>
    <w:rsid w:val="00492805"/>
    <w:rsid w:val="004950E9"/>
    <w:rsid w:val="00495371"/>
    <w:rsid w:val="00495B47"/>
    <w:rsid w:val="004A176B"/>
    <w:rsid w:val="004A5410"/>
    <w:rsid w:val="004A6477"/>
    <w:rsid w:val="004A7969"/>
    <w:rsid w:val="004B0812"/>
    <w:rsid w:val="004B1A98"/>
    <w:rsid w:val="004B27BC"/>
    <w:rsid w:val="004B3CCB"/>
    <w:rsid w:val="004B4DB6"/>
    <w:rsid w:val="004B58EF"/>
    <w:rsid w:val="004C2159"/>
    <w:rsid w:val="004C2474"/>
    <w:rsid w:val="004C6486"/>
    <w:rsid w:val="004C6CC1"/>
    <w:rsid w:val="004C71EA"/>
    <w:rsid w:val="004D24DC"/>
    <w:rsid w:val="004D3407"/>
    <w:rsid w:val="004D5EE7"/>
    <w:rsid w:val="004D6DCD"/>
    <w:rsid w:val="004D7736"/>
    <w:rsid w:val="004E65C7"/>
    <w:rsid w:val="004E77FD"/>
    <w:rsid w:val="004E7AF2"/>
    <w:rsid w:val="004F074B"/>
    <w:rsid w:val="004F52E3"/>
    <w:rsid w:val="004F7D08"/>
    <w:rsid w:val="005014BA"/>
    <w:rsid w:val="00503A9D"/>
    <w:rsid w:val="0050487F"/>
    <w:rsid w:val="00506F07"/>
    <w:rsid w:val="005076FB"/>
    <w:rsid w:val="0051172F"/>
    <w:rsid w:val="005131FC"/>
    <w:rsid w:val="00513E8A"/>
    <w:rsid w:val="0052039F"/>
    <w:rsid w:val="005204AD"/>
    <w:rsid w:val="005207A7"/>
    <w:rsid w:val="005257F4"/>
    <w:rsid w:val="00525F5A"/>
    <w:rsid w:val="005319ED"/>
    <w:rsid w:val="005357C9"/>
    <w:rsid w:val="00540620"/>
    <w:rsid w:val="005413AE"/>
    <w:rsid w:val="005415D6"/>
    <w:rsid w:val="00541953"/>
    <w:rsid w:val="00550258"/>
    <w:rsid w:val="005506A9"/>
    <w:rsid w:val="00560EA8"/>
    <w:rsid w:val="00563D83"/>
    <w:rsid w:val="0056435A"/>
    <w:rsid w:val="005657F4"/>
    <w:rsid w:val="0056632C"/>
    <w:rsid w:val="005715E3"/>
    <w:rsid w:val="00571F8D"/>
    <w:rsid w:val="00573D7D"/>
    <w:rsid w:val="00577441"/>
    <w:rsid w:val="005779C1"/>
    <w:rsid w:val="0058045E"/>
    <w:rsid w:val="00581F03"/>
    <w:rsid w:val="00582842"/>
    <w:rsid w:val="00583E09"/>
    <w:rsid w:val="00585461"/>
    <w:rsid w:val="0058615B"/>
    <w:rsid w:val="0059055F"/>
    <w:rsid w:val="00591577"/>
    <w:rsid w:val="00591F4E"/>
    <w:rsid w:val="005957B1"/>
    <w:rsid w:val="00595ED7"/>
    <w:rsid w:val="00597D9A"/>
    <w:rsid w:val="005A2573"/>
    <w:rsid w:val="005A3D1D"/>
    <w:rsid w:val="005A44AD"/>
    <w:rsid w:val="005A5D35"/>
    <w:rsid w:val="005B1812"/>
    <w:rsid w:val="005B1DF5"/>
    <w:rsid w:val="005B3E96"/>
    <w:rsid w:val="005B67B6"/>
    <w:rsid w:val="005C1B99"/>
    <w:rsid w:val="005C587B"/>
    <w:rsid w:val="005C5B75"/>
    <w:rsid w:val="005D10A0"/>
    <w:rsid w:val="005D51BD"/>
    <w:rsid w:val="005D7D8A"/>
    <w:rsid w:val="005F0FE2"/>
    <w:rsid w:val="005F3572"/>
    <w:rsid w:val="005F57F2"/>
    <w:rsid w:val="005F7160"/>
    <w:rsid w:val="00601A60"/>
    <w:rsid w:val="006071C4"/>
    <w:rsid w:val="00607338"/>
    <w:rsid w:val="00612019"/>
    <w:rsid w:val="0061627B"/>
    <w:rsid w:val="00622521"/>
    <w:rsid w:val="00625777"/>
    <w:rsid w:val="0062700F"/>
    <w:rsid w:val="00630364"/>
    <w:rsid w:val="00632A9F"/>
    <w:rsid w:val="006348D1"/>
    <w:rsid w:val="00634971"/>
    <w:rsid w:val="00636390"/>
    <w:rsid w:val="006416D3"/>
    <w:rsid w:val="006452E7"/>
    <w:rsid w:val="00647A43"/>
    <w:rsid w:val="00650411"/>
    <w:rsid w:val="0065332D"/>
    <w:rsid w:val="006544A2"/>
    <w:rsid w:val="006551FB"/>
    <w:rsid w:val="00657B5C"/>
    <w:rsid w:val="00661443"/>
    <w:rsid w:val="0066277F"/>
    <w:rsid w:val="00664E19"/>
    <w:rsid w:val="0066612B"/>
    <w:rsid w:val="006705E1"/>
    <w:rsid w:val="00671ABE"/>
    <w:rsid w:val="00671F70"/>
    <w:rsid w:val="00677523"/>
    <w:rsid w:val="0067762C"/>
    <w:rsid w:val="006801E9"/>
    <w:rsid w:val="006810E1"/>
    <w:rsid w:val="006826FA"/>
    <w:rsid w:val="00683B30"/>
    <w:rsid w:val="00684444"/>
    <w:rsid w:val="00684489"/>
    <w:rsid w:val="006851DF"/>
    <w:rsid w:val="006853E1"/>
    <w:rsid w:val="006866FB"/>
    <w:rsid w:val="00690409"/>
    <w:rsid w:val="00691315"/>
    <w:rsid w:val="00691E1E"/>
    <w:rsid w:val="00693D7F"/>
    <w:rsid w:val="0069785F"/>
    <w:rsid w:val="00697915"/>
    <w:rsid w:val="006A1C0F"/>
    <w:rsid w:val="006A394A"/>
    <w:rsid w:val="006B02A2"/>
    <w:rsid w:val="006B5AC0"/>
    <w:rsid w:val="006C2992"/>
    <w:rsid w:val="006C59F6"/>
    <w:rsid w:val="006C7344"/>
    <w:rsid w:val="006D0211"/>
    <w:rsid w:val="006D7F9C"/>
    <w:rsid w:val="006E0763"/>
    <w:rsid w:val="006E1F4B"/>
    <w:rsid w:val="006E206B"/>
    <w:rsid w:val="006E4DAD"/>
    <w:rsid w:val="006E4F4E"/>
    <w:rsid w:val="006E5A87"/>
    <w:rsid w:val="006E6106"/>
    <w:rsid w:val="006F074D"/>
    <w:rsid w:val="006F17E3"/>
    <w:rsid w:val="006F52DB"/>
    <w:rsid w:val="006F63FF"/>
    <w:rsid w:val="0070325B"/>
    <w:rsid w:val="007036AB"/>
    <w:rsid w:val="00704E5E"/>
    <w:rsid w:val="00711287"/>
    <w:rsid w:val="007117FE"/>
    <w:rsid w:val="00713887"/>
    <w:rsid w:val="007158B8"/>
    <w:rsid w:val="00716A0C"/>
    <w:rsid w:val="00717C63"/>
    <w:rsid w:val="00724031"/>
    <w:rsid w:val="007246A9"/>
    <w:rsid w:val="00727326"/>
    <w:rsid w:val="00734CA5"/>
    <w:rsid w:val="007411E2"/>
    <w:rsid w:val="00741832"/>
    <w:rsid w:val="00742927"/>
    <w:rsid w:val="00743072"/>
    <w:rsid w:val="007435F6"/>
    <w:rsid w:val="0074421B"/>
    <w:rsid w:val="00746BCE"/>
    <w:rsid w:val="0075134A"/>
    <w:rsid w:val="007615D5"/>
    <w:rsid w:val="00761B19"/>
    <w:rsid w:val="00761B31"/>
    <w:rsid w:val="00763176"/>
    <w:rsid w:val="0076386A"/>
    <w:rsid w:val="00764390"/>
    <w:rsid w:val="00764AF8"/>
    <w:rsid w:val="007701A3"/>
    <w:rsid w:val="007706C6"/>
    <w:rsid w:val="00771454"/>
    <w:rsid w:val="00775B71"/>
    <w:rsid w:val="0078342B"/>
    <w:rsid w:val="0079251E"/>
    <w:rsid w:val="007953DF"/>
    <w:rsid w:val="0079702C"/>
    <w:rsid w:val="007A190B"/>
    <w:rsid w:val="007A31F3"/>
    <w:rsid w:val="007A3E33"/>
    <w:rsid w:val="007A70FD"/>
    <w:rsid w:val="007B12F2"/>
    <w:rsid w:val="007B2A4A"/>
    <w:rsid w:val="007C1E11"/>
    <w:rsid w:val="007C5E2D"/>
    <w:rsid w:val="007C63D8"/>
    <w:rsid w:val="007C6ECC"/>
    <w:rsid w:val="007D493F"/>
    <w:rsid w:val="007E03AA"/>
    <w:rsid w:val="007E191C"/>
    <w:rsid w:val="007E1BAF"/>
    <w:rsid w:val="007E73F3"/>
    <w:rsid w:val="007F10CA"/>
    <w:rsid w:val="007F263D"/>
    <w:rsid w:val="007F7070"/>
    <w:rsid w:val="00805091"/>
    <w:rsid w:val="00810292"/>
    <w:rsid w:val="00811006"/>
    <w:rsid w:val="00811283"/>
    <w:rsid w:val="008125F4"/>
    <w:rsid w:val="00814FCE"/>
    <w:rsid w:val="00816B38"/>
    <w:rsid w:val="008205E4"/>
    <w:rsid w:val="00820687"/>
    <w:rsid w:val="00820992"/>
    <w:rsid w:val="00821370"/>
    <w:rsid w:val="00821488"/>
    <w:rsid w:val="00821B46"/>
    <w:rsid w:val="008253F4"/>
    <w:rsid w:val="0082611A"/>
    <w:rsid w:val="00832A21"/>
    <w:rsid w:val="008338D4"/>
    <w:rsid w:val="00833CCE"/>
    <w:rsid w:val="008355EF"/>
    <w:rsid w:val="00835605"/>
    <w:rsid w:val="008372C4"/>
    <w:rsid w:val="008404B5"/>
    <w:rsid w:val="00841120"/>
    <w:rsid w:val="008433CE"/>
    <w:rsid w:val="00843E8C"/>
    <w:rsid w:val="008448BB"/>
    <w:rsid w:val="00846071"/>
    <w:rsid w:val="0084610A"/>
    <w:rsid w:val="00851269"/>
    <w:rsid w:val="00851A18"/>
    <w:rsid w:val="008520B6"/>
    <w:rsid w:val="00852C52"/>
    <w:rsid w:val="00854AD0"/>
    <w:rsid w:val="00854B7A"/>
    <w:rsid w:val="008562F7"/>
    <w:rsid w:val="00857F58"/>
    <w:rsid w:val="00860179"/>
    <w:rsid w:val="00861AE6"/>
    <w:rsid w:val="00863513"/>
    <w:rsid w:val="0086486D"/>
    <w:rsid w:val="00865A35"/>
    <w:rsid w:val="00865B50"/>
    <w:rsid w:val="00865C2E"/>
    <w:rsid w:val="00873603"/>
    <w:rsid w:val="00873B75"/>
    <w:rsid w:val="00873D9D"/>
    <w:rsid w:val="008756BF"/>
    <w:rsid w:val="008759C0"/>
    <w:rsid w:val="00881988"/>
    <w:rsid w:val="00884C42"/>
    <w:rsid w:val="008857DF"/>
    <w:rsid w:val="008866C0"/>
    <w:rsid w:val="0088696D"/>
    <w:rsid w:val="00896024"/>
    <w:rsid w:val="008A219D"/>
    <w:rsid w:val="008A24EA"/>
    <w:rsid w:val="008A2C3E"/>
    <w:rsid w:val="008A5384"/>
    <w:rsid w:val="008B4192"/>
    <w:rsid w:val="008B430C"/>
    <w:rsid w:val="008B46BE"/>
    <w:rsid w:val="008B5C3A"/>
    <w:rsid w:val="008B6322"/>
    <w:rsid w:val="008B7679"/>
    <w:rsid w:val="008C739A"/>
    <w:rsid w:val="008D1D11"/>
    <w:rsid w:val="008D383F"/>
    <w:rsid w:val="008D77B9"/>
    <w:rsid w:val="008D78D8"/>
    <w:rsid w:val="008D7EBD"/>
    <w:rsid w:val="008E0B05"/>
    <w:rsid w:val="008E18E1"/>
    <w:rsid w:val="008E19BB"/>
    <w:rsid w:val="008E1C0F"/>
    <w:rsid w:val="008E298A"/>
    <w:rsid w:val="008F0174"/>
    <w:rsid w:val="008F2BBC"/>
    <w:rsid w:val="008F383D"/>
    <w:rsid w:val="008F4792"/>
    <w:rsid w:val="008F632D"/>
    <w:rsid w:val="00903335"/>
    <w:rsid w:val="009100F9"/>
    <w:rsid w:val="00914253"/>
    <w:rsid w:val="00917EA6"/>
    <w:rsid w:val="00920EC8"/>
    <w:rsid w:val="00926401"/>
    <w:rsid w:val="0092704D"/>
    <w:rsid w:val="00931DC9"/>
    <w:rsid w:val="00932C5E"/>
    <w:rsid w:val="00934A5C"/>
    <w:rsid w:val="0094223E"/>
    <w:rsid w:val="00943A7D"/>
    <w:rsid w:val="00943C2C"/>
    <w:rsid w:val="00944E93"/>
    <w:rsid w:val="009474EF"/>
    <w:rsid w:val="009478CA"/>
    <w:rsid w:val="0095076B"/>
    <w:rsid w:val="00952672"/>
    <w:rsid w:val="0095625D"/>
    <w:rsid w:val="00956454"/>
    <w:rsid w:val="009575FC"/>
    <w:rsid w:val="00961295"/>
    <w:rsid w:val="00963603"/>
    <w:rsid w:val="00963E4C"/>
    <w:rsid w:val="009657A0"/>
    <w:rsid w:val="0096595F"/>
    <w:rsid w:val="009707C6"/>
    <w:rsid w:val="00976897"/>
    <w:rsid w:val="009838FA"/>
    <w:rsid w:val="00983B73"/>
    <w:rsid w:val="00997B69"/>
    <w:rsid w:val="009A003D"/>
    <w:rsid w:val="009A1F9A"/>
    <w:rsid w:val="009A34DE"/>
    <w:rsid w:val="009A55B5"/>
    <w:rsid w:val="009A7D4D"/>
    <w:rsid w:val="009B055D"/>
    <w:rsid w:val="009B2D3E"/>
    <w:rsid w:val="009B4D93"/>
    <w:rsid w:val="009B5C66"/>
    <w:rsid w:val="009B67B9"/>
    <w:rsid w:val="009B7847"/>
    <w:rsid w:val="009C39C7"/>
    <w:rsid w:val="009C3BC1"/>
    <w:rsid w:val="009C3F90"/>
    <w:rsid w:val="009C4C81"/>
    <w:rsid w:val="009C6790"/>
    <w:rsid w:val="009C6E32"/>
    <w:rsid w:val="009C78E4"/>
    <w:rsid w:val="009D0350"/>
    <w:rsid w:val="009D1D8F"/>
    <w:rsid w:val="009D4AD9"/>
    <w:rsid w:val="009E1063"/>
    <w:rsid w:val="009E2A3C"/>
    <w:rsid w:val="009E39DD"/>
    <w:rsid w:val="009E3D74"/>
    <w:rsid w:val="009E5FF7"/>
    <w:rsid w:val="009E72F2"/>
    <w:rsid w:val="009F1FAF"/>
    <w:rsid w:val="009F20E6"/>
    <w:rsid w:val="009F7872"/>
    <w:rsid w:val="009F7C61"/>
    <w:rsid w:val="00A012C2"/>
    <w:rsid w:val="00A02BB4"/>
    <w:rsid w:val="00A04FE1"/>
    <w:rsid w:val="00A07852"/>
    <w:rsid w:val="00A100A3"/>
    <w:rsid w:val="00A10DC2"/>
    <w:rsid w:val="00A10DF4"/>
    <w:rsid w:val="00A1347D"/>
    <w:rsid w:val="00A137C4"/>
    <w:rsid w:val="00A17A8E"/>
    <w:rsid w:val="00A24BCD"/>
    <w:rsid w:val="00A26D3C"/>
    <w:rsid w:val="00A3032B"/>
    <w:rsid w:val="00A33720"/>
    <w:rsid w:val="00A337A2"/>
    <w:rsid w:val="00A35FF3"/>
    <w:rsid w:val="00A43237"/>
    <w:rsid w:val="00A4355C"/>
    <w:rsid w:val="00A462BC"/>
    <w:rsid w:val="00A5263B"/>
    <w:rsid w:val="00A53218"/>
    <w:rsid w:val="00A61668"/>
    <w:rsid w:val="00A63063"/>
    <w:rsid w:val="00A660EC"/>
    <w:rsid w:val="00A702BD"/>
    <w:rsid w:val="00A70BBC"/>
    <w:rsid w:val="00A74EF9"/>
    <w:rsid w:val="00A80866"/>
    <w:rsid w:val="00A80DCA"/>
    <w:rsid w:val="00A82CFA"/>
    <w:rsid w:val="00A8519F"/>
    <w:rsid w:val="00A905AB"/>
    <w:rsid w:val="00A91BEA"/>
    <w:rsid w:val="00A92BB0"/>
    <w:rsid w:val="00A92D8F"/>
    <w:rsid w:val="00A940AE"/>
    <w:rsid w:val="00A964FF"/>
    <w:rsid w:val="00A978F0"/>
    <w:rsid w:val="00AA1031"/>
    <w:rsid w:val="00AA2C72"/>
    <w:rsid w:val="00AA39F9"/>
    <w:rsid w:val="00AB1317"/>
    <w:rsid w:val="00AB1A9B"/>
    <w:rsid w:val="00AB3ED2"/>
    <w:rsid w:val="00AB434E"/>
    <w:rsid w:val="00AB5686"/>
    <w:rsid w:val="00AB5B2B"/>
    <w:rsid w:val="00AB742F"/>
    <w:rsid w:val="00AC065E"/>
    <w:rsid w:val="00AC10CB"/>
    <w:rsid w:val="00AC407A"/>
    <w:rsid w:val="00AC5487"/>
    <w:rsid w:val="00AC638D"/>
    <w:rsid w:val="00AC7086"/>
    <w:rsid w:val="00AD1C50"/>
    <w:rsid w:val="00AD4079"/>
    <w:rsid w:val="00AE1C2B"/>
    <w:rsid w:val="00AE592F"/>
    <w:rsid w:val="00AE78C2"/>
    <w:rsid w:val="00AF026A"/>
    <w:rsid w:val="00AF05A9"/>
    <w:rsid w:val="00AF4C84"/>
    <w:rsid w:val="00AF55AB"/>
    <w:rsid w:val="00AF64E1"/>
    <w:rsid w:val="00AF658B"/>
    <w:rsid w:val="00AF679B"/>
    <w:rsid w:val="00AF7FC7"/>
    <w:rsid w:val="00B018B9"/>
    <w:rsid w:val="00B042C4"/>
    <w:rsid w:val="00B04B9B"/>
    <w:rsid w:val="00B126BF"/>
    <w:rsid w:val="00B2259F"/>
    <w:rsid w:val="00B2746A"/>
    <w:rsid w:val="00B27541"/>
    <w:rsid w:val="00B275F0"/>
    <w:rsid w:val="00B32142"/>
    <w:rsid w:val="00B32284"/>
    <w:rsid w:val="00B32F04"/>
    <w:rsid w:val="00B36D02"/>
    <w:rsid w:val="00B420F8"/>
    <w:rsid w:val="00B42D08"/>
    <w:rsid w:val="00B431BF"/>
    <w:rsid w:val="00B438D5"/>
    <w:rsid w:val="00B446B7"/>
    <w:rsid w:val="00B465C3"/>
    <w:rsid w:val="00B4775F"/>
    <w:rsid w:val="00B478D6"/>
    <w:rsid w:val="00B50C36"/>
    <w:rsid w:val="00B527F0"/>
    <w:rsid w:val="00B55D5E"/>
    <w:rsid w:val="00B60AD7"/>
    <w:rsid w:val="00B62D21"/>
    <w:rsid w:val="00B6327E"/>
    <w:rsid w:val="00B63731"/>
    <w:rsid w:val="00B66210"/>
    <w:rsid w:val="00B7159D"/>
    <w:rsid w:val="00B74A54"/>
    <w:rsid w:val="00B7514C"/>
    <w:rsid w:val="00B75EAF"/>
    <w:rsid w:val="00B81165"/>
    <w:rsid w:val="00B821B5"/>
    <w:rsid w:val="00B82870"/>
    <w:rsid w:val="00B82D98"/>
    <w:rsid w:val="00B8390D"/>
    <w:rsid w:val="00B8466A"/>
    <w:rsid w:val="00B84E2F"/>
    <w:rsid w:val="00B8516A"/>
    <w:rsid w:val="00B852D4"/>
    <w:rsid w:val="00B85BA5"/>
    <w:rsid w:val="00B9004C"/>
    <w:rsid w:val="00B91341"/>
    <w:rsid w:val="00B92D46"/>
    <w:rsid w:val="00B94E01"/>
    <w:rsid w:val="00B96764"/>
    <w:rsid w:val="00B97080"/>
    <w:rsid w:val="00B9788A"/>
    <w:rsid w:val="00BA1838"/>
    <w:rsid w:val="00BA23A2"/>
    <w:rsid w:val="00BA3CDA"/>
    <w:rsid w:val="00BA4711"/>
    <w:rsid w:val="00BA53E2"/>
    <w:rsid w:val="00BB1747"/>
    <w:rsid w:val="00BB32B2"/>
    <w:rsid w:val="00BB46EA"/>
    <w:rsid w:val="00BB4FA6"/>
    <w:rsid w:val="00BC2D60"/>
    <w:rsid w:val="00BC3BD0"/>
    <w:rsid w:val="00BC4B3D"/>
    <w:rsid w:val="00BC59CD"/>
    <w:rsid w:val="00BD5CCF"/>
    <w:rsid w:val="00BE24E4"/>
    <w:rsid w:val="00BE3B91"/>
    <w:rsid w:val="00BF1034"/>
    <w:rsid w:val="00BF6157"/>
    <w:rsid w:val="00C02385"/>
    <w:rsid w:val="00C065AD"/>
    <w:rsid w:val="00C100F6"/>
    <w:rsid w:val="00C11894"/>
    <w:rsid w:val="00C1206B"/>
    <w:rsid w:val="00C14715"/>
    <w:rsid w:val="00C17418"/>
    <w:rsid w:val="00C1783A"/>
    <w:rsid w:val="00C20511"/>
    <w:rsid w:val="00C21348"/>
    <w:rsid w:val="00C22A85"/>
    <w:rsid w:val="00C23A2E"/>
    <w:rsid w:val="00C24260"/>
    <w:rsid w:val="00C30160"/>
    <w:rsid w:val="00C3089C"/>
    <w:rsid w:val="00C3141E"/>
    <w:rsid w:val="00C31D33"/>
    <w:rsid w:val="00C43684"/>
    <w:rsid w:val="00C442A4"/>
    <w:rsid w:val="00C46333"/>
    <w:rsid w:val="00C50672"/>
    <w:rsid w:val="00C50B8A"/>
    <w:rsid w:val="00C50DB1"/>
    <w:rsid w:val="00C515BD"/>
    <w:rsid w:val="00C52911"/>
    <w:rsid w:val="00C539A6"/>
    <w:rsid w:val="00C539F4"/>
    <w:rsid w:val="00C54C9C"/>
    <w:rsid w:val="00C56886"/>
    <w:rsid w:val="00C631CB"/>
    <w:rsid w:val="00C63BB8"/>
    <w:rsid w:val="00C65578"/>
    <w:rsid w:val="00C66FE2"/>
    <w:rsid w:val="00C71F0D"/>
    <w:rsid w:val="00C72369"/>
    <w:rsid w:val="00C749AF"/>
    <w:rsid w:val="00C80564"/>
    <w:rsid w:val="00C8180A"/>
    <w:rsid w:val="00C81906"/>
    <w:rsid w:val="00C84A5D"/>
    <w:rsid w:val="00C92AA4"/>
    <w:rsid w:val="00C93E33"/>
    <w:rsid w:val="00C951B2"/>
    <w:rsid w:val="00C96B78"/>
    <w:rsid w:val="00CA235E"/>
    <w:rsid w:val="00CA4186"/>
    <w:rsid w:val="00CA4EF3"/>
    <w:rsid w:val="00CA57BC"/>
    <w:rsid w:val="00CA7505"/>
    <w:rsid w:val="00CA7AFC"/>
    <w:rsid w:val="00CB2B3D"/>
    <w:rsid w:val="00CB40D5"/>
    <w:rsid w:val="00CB6DD4"/>
    <w:rsid w:val="00CC1006"/>
    <w:rsid w:val="00CC204B"/>
    <w:rsid w:val="00CC24ED"/>
    <w:rsid w:val="00CD0CE4"/>
    <w:rsid w:val="00CD415D"/>
    <w:rsid w:val="00CD5BCB"/>
    <w:rsid w:val="00CD6276"/>
    <w:rsid w:val="00CE1FBA"/>
    <w:rsid w:val="00CE2B42"/>
    <w:rsid w:val="00CE36C8"/>
    <w:rsid w:val="00CF10C2"/>
    <w:rsid w:val="00CF2022"/>
    <w:rsid w:val="00CF5645"/>
    <w:rsid w:val="00D00031"/>
    <w:rsid w:val="00D0188C"/>
    <w:rsid w:val="00D0294E"/>
    <w:rsid w:val="00D04624"/>
    <w:rsid w:val="00D0696C"/>
    <w:rsid w:val="00D06A9A"/>
    <w:rsid w:val="00D1051F"/>
    <w:rsid w:val="00D11A15"/>
    <w:rsid w:val="00D13576"/>
    <w:rsid w:val="00D14900"/>
    <w:rsid w:val="00D20D86"/>
    <w:rsid w:val="00D2191C"/>
    <w:rsid w:val="00D22547"/>
    <w:rsid w:val="00D25214"/>
    <w:rsid w:val="00D26840"/>
    <w:rsid w:val="00D317FC"/>
    <w:rsid w:val="00D37E54"/>
    <w:rsid w:val="00D4294D"/>
    <w:rsid w:val="00D46186"/>
    <w:rsid w:val="00D52E91"/>
    <w:rsid w:val="00D5627A"/>
    <w:rsid w:val="00D563F8"/>
    <w:rsid w:val="00D6180E"/>
    <w:rsid w:val="00D63A98"/>
    <w:rsid w:val="00D72D3D"/>
    <w:rsid w:val="00D74747"/>
    <w:rsid w:val="00D756C4"/>
    <w:rsid w:val="00D75C58"/>
    <w:rsid w:val="00D771CC"/>
    <w:rsid w:val="00D774F2"/>
    <w:rsid w:val="00D81EB9"/>
    <w:rsid w:val="00D8430E"/>
    <w:rsid w:val="00D86EE3"/>
    <w:rsid w:val="00D922EA"/>
    <w:rsid w:val="00D9452C"/>
    <w:rsid w:val="00D95400"/>
    <w:rsid w:val="00D960A9"/>
    <w:rsid w:val="00D9722C"/>
    <w:rsid w:val="00D97C92"/>
    <w:rsid w:val="00DA0EB4"/>
    <w:rsid w:val="00DA1D43"/>
    <w:rsid w:val="00DA1F15"/>
    <w:rsid w:val="00DA522B"/>
    <w:rsid w:val="00DA5D74"/>
    <w:rsid w:val="00DA6E02"/>
    <w:rsid w:val="00DA7A30"/>
    <w:rsid w:val="00DB291B"/>
    <w:rsid w:val="00DB2969"/>
    <w:rsid w:val="00DB3ED4"/>
    <w:rsid w:val="00DB4100"/>
    <w:rsid w:val="00DB460C"/>
    <w:rsid w:val="00DB5941"/>
    <w:rsid w:val="00DB6EAF"/>
    <w:rsid w:val="00DC412F"/>
    <w:rsid w:val="00DC6135"/>
    <w:rsid w:val="00DC6539"/>
    <w:rsid w:val="00DD457A"/>
    <w:rsid w:val="00DD6D0F"/>
    <w:rsid w:val="00DE039C"/>
    <w:rsid w:val="00DE09AC"/>
    <w:rsid w:val="00DE0B46"/>
    <w:rsid w:val="00DE4C3B"/>
    <w:rsid w:val="00DE5498"/>
    <w:rsid w:val="00DE6247"/>
    <w:rsid w:val="00DE69C1"/>
    <w:rsid w:val="00DE69DB"/>
    <w:rsid w:val="00DF0A66"/>
    <w:rsid w:val="00DF3479"/>
    <w:rsid w:val="00DF4D77"/>
    <w:rsid w:val="00DF58B3"/>
    <w:rsid w:val="00E0294E"/>
    <w:rsid w:val="00E030E8"/>
    <w:rsid w:val="00E056B5"/>
    <w:rsid w:val="00E063C8"/>
    <w:rsid w:val="00E1547D"/>
    <w:rsid w:val="00E172C1"/>
    <w:rsid w:val="00E249FB"/>
    <w:rsid w:val="00E25B4E"/>
    <w:rsid w:val="00E26F91"/>
    <w:rsid w:val="00E3299A"/>
    <w:rsid w:val="00E35061"/>
    <w:rsid w:val="00E37B57"/>
    <w:rsid w:val="00E42F30"/>
    <w:rsid w:val="00E431BD"/>
    <w:rsid w:val="00E46340"/>
    <w:rsid w:val="00E5152E"/>
    <w:rsid w:val="00E52CE2"/>
    <w:rsid w:val="00E53013"/>
    <w:rsid w:val="00E56049"/>
    <w:rsid w:val="00E604EC"/>
    <w:rsid w:val="00E60C3D"/>
    <w:rsid w:val="00E61CAC"/>
    <w:rsid w:val="00E639B0"/>
    <w:rsid w:val="00E6461F"/>
    <w:rsid w:val="00E70D8C"/>
    <w:rsid w:val="00E72C8B"/>
    <w:rsid w:val="00E733DE"/>
    <w:rsid w:val="00E74297"/>
    <w:rsid w:val="00E767B8"/>
    <w:rsid w:val="00E80277"/>
    <w:rsid w:val="00E80B62"/>
    <w:rsid w:val="00E80C62"/>
    <w:rsid w:val="00E80E7A"/>
    <w:rsid w:val="00E83B44"/>
    <w:rsid w:val="00E85E74"/>
    <w:rsid w:val="00E8742F"/>
    <w:rsid w:val="00E9530C"/>
    <w:rsid w:val="00E963A1"/>
    <w:rsid w:val="00EA0AC0"/>
    <w:rsid w:val="00EA0B69"/>
    <w:rsid w:val="00EB004F"/>
    <w:rsid w:val="00EB020F"/>
    <w:rsid w:val="00EB31FB"/>
    <w:rsid w:val="00EB3D12"/>
    <w:rsid w:val="00EB5C80"/>
    <w:rsid w:val="00EB7219"/>
    <w:rsid w:val="00EB773A"/>
    <w:rsid w:val="00EC0A98"/>
    <w:rsid w:val="00EC0ACB"/>
    <w:rsid w:val="00EC0F3D"/>
    <w:rsid w:val="00EC3B66"/>
    <w:rsid w:val="00EC71D7"/>
    <w:rsid w:val="00EC7299"/>
    <w:rsid w:val="00EC72EA"/>
    <w:rsid w:val="00ED0380"/>
    <w:rsid w:val="00ED4599"/>
    <w:rsid w:val="00ED571F"/>
    <w:rsid w:val="00ED6B32"/>
    <w:rsid w:val="00ED70F9"/>
    <w:rsid w:val="00ED7E15"/>
    <w:rsid w:val="00EE276C"/>
    <w:rsid w:val="00EE5778"/>
    <w:rsid w:val="00EE7372"/>
    <w:rsid w:val="00EF340B"/>
    <w:rsid w:val="00EF3875"/>
    <w:rsid w:val="00EF4E99"/>
    <w:rsid w:val="00EF53EF"/>
    <w:rsid w:val="00EF6880"/>
    <w:rsid w:val="00EF714E"/>
    <w:rsid w:val="00F12D47"/>
    <w:rsid w:val="00F164D5"/>
    <w:rsid w:val="00F203E6"/>
    <w:rsid w:val="00F237A3"/>
    <w:rsid w:val="00F2572A"/>
    <w:rsid w:val="00F27264"/>
    <w:rsid w:val="00F3156B"/>
    <w:rsid w:val="00F31BDA"/>
    <w:rsid w:val="00F32190"/>
    <w:rsid w:val="00F33B01"/>
    <w:rsid w:val="00F36698"/>
    <w:rsid w:val="00F44212"/>
    <w:rsid w:val="00F5171C"/>
    <w:rsid w:val="00F51E38"/>
    <w:rsid w:val="00F53463"/>
    <w:rsid w:val="00F54EFF"/>
    <w:rsid w:val="00F55E99"/>
    <w:rsid w:val="00F61FCF"/>
    <w:rsid w:val="00F66007"/>
    <w:rsid w:val="00F670E5"/>
    <w:rsid w:val="00F6736A"/>
    <w:rsid w:val="00F67EA7"/>
    <w:rsid w:val="00F70295"/>
    <w:rsid w:val="00F709D5"/>
    <w:rsid w:val="00F70FCA"/>
    <w:rsid w:val="00F73279"/>
    <w:rsid w:val="00F742D4"/>
    <w:rsid w:val="00F74621"/>
    <w:rsid w:val="00F75022"/>
    <w:rsid w:val="00F7721C"/>
    <w:rsid w:val="00F81ABF"/>
    <w:rsid w:val="00F840CE"/>
    <w:rsid w:val="00F851E4"/>
    <w:rsid w:val="00F85F46"/>
    <w:rsid w:val="00F97414"/>
    <w:rsid w:val="00FA20D1"/>
    <w:rsid w:val="00FA450E"/>
    <w:rsid w:val="00FB1CBF"/>
    <w:rsid w:val="00FB73EE"/>
    <w:rsid w:val="00FC0827"/>
    <w:rsid w:val="00FC1147"/>
    <w:rsid w:val="00FC2B34"/>
    <w:rsid w:val="00FC3F48"/>
    <w:rsid w:val="00FC54F5"/>
    <w:rsid w:val="00FC56F0"/>
    <w:rsid w:val="00FC7583"/>
    <w:rsid w:val="00FD0BBC"/>
    <w:rsid w:val="00FD198F"/>
    <w:rsid w:val="00FD2723"/>
    <w:rsid w:val="00FD3BCC"/>
    <w:rsid w:val="00FD4917"/>
    <w:rsid w:val="00FE34B9"/>
    <w:rsid w:val="00FE525E"/>
    <w:rsid w:val="00FE6411"/>
    <w:rsid w:val="00FE662C"/>
    <w:rsid w:val="00FE7B31"/>
    <w:rsid w:val="00FF072E"/>
    <w:rsid w:val="00FF0742"/>
    <w:rsid w:val="00FF11CD"/>
    <w:rsid w:val="00FF1FC6"/>
    <w:rsid w:val="00FF4814"/>
    <w:rsid w:val="00FF75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42B2"/>
  <w15:docId w15:val="{74111B59-94B6-4FBF-9298-C694B4AF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A80DCA"/>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FontStyle13">
    <w:name w:val="Font Style13"/>
    <w:uiPriority w:val="99"/>
    <w:rsid w:val="008D77B9"/>
    <w:rPr>
      <w:rFonts w:ascii="Times New Roman" w:hAnsi="Times New Roman" w:cs="Times New Roman" w:hint="default"/>
      <w:sz w:val="26"/>
      <w:szCs w:val="26"/>
    </w:rPr>
  </w:style>
  <w:style w:type="character" w:customStyle="1" w:styleId="FontStyle12">
    <w:name w:val="Font Style12"/>
    <w:uiPriority w:val="99"/>
    <w:rsid w:val="008D77B9"/>
    <w:rPr>
      <w:rFonts w:ascii="Times New Roman" w:hAnsi="Times New Roman" w:cs="Times New Roman" w:hint="default"/>
      <w:b/>
      <w:bCs/>
      <w:sz w:val="30"/>
      <w:szCs w:val="30"/>
    </w:rPr>
  </w:style>
  <w:style w:type="paragraph" w:styleId="a3">
    <w:name w:val="Balloon Text"/>
    <w:basedOn w:val="a"/>
    <w:link w:val="a4"/>
    <w:uiPriority w:val="99"/>
    <w:semiHidden/>
    <w:unhideWhenUsed/>
    <w:rsid w:val="00D2191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2191C"/>
    <w:rPr>
      <w:rFonts w:ascii="Tahoma" w:hAnsi="Tahoma" w:cs="Tahoma"/>
      <w:sz w:val="16"/>
      <w:szCs w:val="16"/>
    </w:rPr>
  </w:style>
  <w:style w:type="paragraph" w:styleId="a5">
    <w:name w:val="header"/>
    <w:basedOn w:val="a"/>
    <w:link w:val="a6"/>
    <w:uiPriority w:val="99"/>
    <w:unhideWhenUsed/>
    <w:rsid w:val="00E25B4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25B4E"/>
  </w:style>
  <w:style w:type="paragraph" w:styleId="a7">
    <w:name w:val="footer"/>
    <w:basedOn w:val="a"/>
    <w:link w:val="a8"/>
    <w:uiPriority w:val="99"/>
    <w:unhideWhenUsed/>
    <w:rsid w:val="00E25B4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25B4E"/>
  </w:style>
  <w:style w:type="paragraph" w:styleId="a9">
    <w:name w:val="List Paragraph"/>
    <w:basedOn w:val="a"/>
    <w:uiPriority w:val="34"/>
    <w:qFormat/>
    <w:rsid w:val="004B27BC"/>
    <w:pPr>
      <w:ind w:left="720"/>
      <w:contextualSpacing/>
    </w:pPr>
  </w:style>
  <w:style w:type="character" w:customStyle="1" w:styleId="2">
    <w:name w:val="Основной текст (2)_"/>
    <w:link w:val="20"/>
    <w:rsid w:val="00C23A2E"/>
    <w:rPr>
      <w:sz w:val="28"/>
      <w:szCs w:val="28"/>
      <w:shd w:val="clear" w:color="auto" w:fill="FFFFFF"/>
    </w:rPr>
  </w:style>
  <w:style w:type="paragraph" w:customStyle="1" w:styleId="20">
    <w:name w:val="Основной текст (2)"/>
    <w:basedOn w:val="a"/>
    <w:link w:val="2"/>
    <w:rsid w:val="00C23A2E"/>
    <w:pPr>
      <w:widowControl w:val="0"/>
      <w:shd w:val="clear" w:color="auto" w:fill="FFFFFF"/>
      <w:spacing w:after="2160" w:line="326" w:lineRule="exact"/>
      <w:jc w:val="right"/>
    </w:pPr>
    <w:rPr>
      <w:sz w:val="28"/>
      <w:szCs w:val="28"/>
    </w:rPr>
  </w:style>
  <w:style w:type="table" w:styleId="aa">
    <w:name w:val="Table Grid"/>
    <w:basedOn w:val="a1"/>
    <w:rsid w:val="00D972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бычный1"/>
    <w:rsid w:val="00F55E99"/>
    <w:pPr>
      <w:widowControl w:val="0"/>
      <w:spacing w:after="0" w:line="320" w:lineRule="auto"/>
      <w:ind w:firstLine="500"/>
      <w:jc w:val="both"/>
    </w:pPr>
    <w:rPr>
      <w:rFonts w:ascii="Times New Roman" w:eastAsia="Times New Roman" w:hAnsi="Times New Roman" w:cs="Times New Roman"/>
      <w:snapToGrid w:val="0"/>
      <w:sz w:val="18"/>
      <w:szCs w:val="20"/>
      <w:lang w:eastAsia="ru-RU"/>
    </w:rPr>
  </w:style>
  <w:style w:type="paragraph" w:styleId="ab">
    <w:name w:val="Body Text Indent"/>
    <w:basedOn w:val="a"/>
    <w:link w:val="ac"/>
    <w:rsid w:val="00F55E99"/>
    <w:pPr>
      <w:widowControl w:val="0"/>
      <w:autoSpaceDE w:val="0"/>
      <w:autoSpaceDN w:val="0"/>
      <w:adjustRightInd w:val="0"/>
      <w:spacing w:after="0" w:line="360" w:lineRule="auto"/>
      <w:ind w:firstLine="720"/>
      <w:jc w:val="center"/>
    </w:pPr>
    <w:rPr>
      <w:rFonts w:ascii="Times New Roman" w:eastAsia="Times New Roman" w:hAnsi="Times New Roman" w:cs="Times New Roman"/>
      <w:b/>
      <w:bCs/>
      <w:sz w:val="28"/>
      <w:szCs w:val="28"/>
      <w:lang w:eastAsia="ru-RU"/>
    </w:rPr>
  </w:style>
  <w:style w:type="character" w:customStyle="1" w:styleId="ac">
    <w:name w:val="Основной текст с отступом Знак"/>
    <w:basedOn w:val="a0"/>
    <w:link w:val="ab"/>
    <w:rsid w:val="00F55E99"/>
    <w:rPr>
      <w:rFonts w:ascii="Times New Roman" w:eastAsia="Times New Roman" w:hAnsi="Times New Roman" w:cs="Times New Roman"/>
      <w:b/>
      <w:bCs/>
      <w:sz w:val="28"/>
      <w:szCs w:val="28"/>
      <w:lang w:eastAsia="ru-RU"/>
    </w:rPr>
  </w:style>
  <w:style w:type="character" w:customStyle="1" w:styleId="FontStyle11">
    <w:name w:val="Font Style11"/>
    <w:basedOn w:val="a0"/>
    <w:uiPriority w:val="99"/>
    <w:rsid w:val="00356A94"/>
    <w:rPr>
      <w:rFonts w:ascii="Times New Roman" w:hAnsi="Times New Roman" w:cs="Times New Roman"/>
      <w:sz w:val="26"/>
      <w:szCs w:val="26"/>
    </w:rPr>
  </w:style>
  <w:style w:type="character" w:styleId="ad">
    <w:name w:val="Strong"/>
    <w:basedOn w:val="a0"/>
    <w:uiPriority w:val="22"/>
    <w:qFormat/>
    <w:rsid w:val="00A337A2"/>
    <w:rPr>
      <w:b/>
      <w:bCs/>
    </w:rPr>
  </w:style>
  <w:style w:type="paragraph" w:customStyle="1" w:styleId="FR1">
    <w:name w:val="FR1"/>
    <w:rsid w:val="00132506"/>
    <w:pPr>
      <w:widowControl w:val="0"/>
      <w:autoSpaceDE w:val="0"/>
      <w:autoSpaceDN w:val="0"/>
      <w:adjustRightInd w:val="0"/>
      <w:spacing w:after="0" w:line="420" w:lineRule="auto"/>
      <w:ind w:left="200" w:firstLine="720"/>
      <w:jc w:val="both"/>
    </w:pPr>
    <w:rPr>
      <w:rFonts w:ascii="Times New Roman" w:eastAsia="Times New Roman" w:hAnsi="Times New Roman" w:cs="Times New Roman"/>
      <w:sz w:val="28"/>
      <w:szCs w:val="20"/>
      <w:lang w:eastAsia="ru-RU"/>
    </w:rPr>
  </w:style>
  <w:style w:type="paragraph" w:customStyle="1" w:styleId="4">
    <w:name w:val="Основной текст4"/>
    <w:basedOn w:val="a"/>
    <w:rsid w:val="004B4DB6"/>
    <w:pPr>
      <w:widowControl w:val="0"/>
      <w:shd w:val="clear" w:color="auto" w:fill="FFFFFF"/>
      <w:spacing w:before="360" w:after="0" w:line="274" w:lineRule="exact"/>
      <w:ind w:hanging="360"/>
    </w:pPr>
    <w:rPr>
      <w:rFonts w:ascii="Times New Roman" w:eastAsia="Times New Roman" w:hAnsi="Times New Roman" w:cs="Times New Roman"/>
      <w:sz w:val="23"/>
      <w:szCs w:val="23"/>
    </w:rPr>
  </w:style>
  <w:style w:type="character" w:customStyle="1" w:styleId="10">
    <w:name w:val="Основной текст1"/>
    <w:basedOn w:val="a0"/>
    <w:rsid w:val="00344185"/>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customStyle="1" w:styleId="21">
    <w:name w:val="Основной текст2"/>
    <w:basedOn w:val="a0"/>
    <w:rsid w:val="00344185"/>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styleId="ae">
    <w:name w:val="Hyperlink"/>
    <w:uiPriority w:val="99"/>
    <w:unhideWhenUsed/>
    <w:rsid w:val="00C65578"/>
    <w:rPr>
      <w:color w:val="0000FF"/>
      <w:u w:val="single"/>
    </w:rPr>
  </w:style>
  <w:style w:type="paragraph" w:customStyle="1" w:styleId="100">
    <w:name w:val="Основной текст10"/>
    <w:basedOn w:val="a"/>
    <w:rsid w:val="003602BC"/>
    <w:pPr>
      <w:widowControl w:val="0"/>
      <w:shd w:val="clear" w:color="auto" w:fill="FFFFFF"/>
      <w:spacing w:after="0" w:line="317" w:lineRule="exact"/>
      <w:jc w:val="center"/>
    </w:pPr>
    <w:rPr>
      <w:rFonts w:ascii="Times New Roman" w:eastAsia="Times New Roman" w:hAnsi="Times New Roman" w:cs="Times New Roman"/>
      <w:sz w:val="26"/>
      <w:szCs w:val="26"/>
      <w:lang w:eastAsia="ru-RU"/>
    </w:rPr>
  </w:style>
  <w:style w:type="paragraph" w:customStyle="1" w:styleId="Default">
    <w:name w:val="Default"/>
    <w:rsid w:val="0003348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andard">
    <w:name w:val="Standard"/>
    <w:rsid w:val="00C22A85"/>
    <w:pPr>
      <w:suppressAutoHyphens/>
      <w:autoSpaceDN w:val="0"/>
      <w:spacing w:after="0" w:line="240" w:lineRule="auto"/>
      <w:textAlignment w:val="baseline"/>
    </w:pPr>
    <w:rPr>
      <w:rFonts w:ascii="Times New Roman" w:eastAsia="Times New Roman" w:hAnsi="Times New Roman" w:cs="Times New Roman"/>
      <w:kern w:val="3"/>
      <w:sz w:val="24"/>
      <w:szCs w:val="24"/>
      <w:lang w:eastAsia="zh-CN"/>
    </w:rPr>
  </w:style>
  <w:style w:type="character" w:customStyle="1" w:styleId="A24">
    <w:name w:val="A24"/>
    <w:uiPriority w:val="99"/>
    <w:rsid w:val="0095076B"/>
    <w:rPr>
      <w:rFonts w:cs="Minion Pro"/>
      <w:color w:val="000000"/>
      <w:sz w:val="20"/>
      <w:szCs w:val="20"/>
    </w:rPr>
  </w:style>
  <w:style w:type="character" w:customStyle="1" w:styleId="14">
    <w:name w:val="Основной текст (14)"/>
    <w:basedOn w:val="a0"/>
    <w:rsid w:val="00D11A15"/>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styleId="af">
    <w:name w:val="footnote reference"/>
    <w:basedOn w:val="a0"/>
    <w:unhideWhenUsed/>
    <w:rsid w:val="00D11A15"/>
    <w:rPr>
      <w:vertAlign w:val="superscript"/>
    </w:rPr>
  </w:style>
  <w:style w:type="character" w:customStyle="1" w:styleId="fontstyle01">
    <w:name w:val="fontstyle01"/>
    <w:basedOn w:val="a0"/>
    <w:rsid w:val="00DE69C1"/>
    <w:rPr>
      <w:rFonts w:ascii="Tahoma" w:hAnsi="Tahoma" w:cs="Tahoma" w:hint="default"/>
      <w:b w:val="0"/>
      <w:bCs w:val="0"/>
      <w:i w:val="0"/>
      <w:iCs w:val="0"/>
      <w:color w:val="000000"/>
      <w:sz w:val="28"/>
      <w:szCs w:val="28"/>
    </w:rPr>
  </w:style>
  <w:style w:type="paragraph" w:customStyle="1" w:styleId="11">
    <w:name w:val="Абзац списка1"/>
    <w:basedOn w:val="a"/>
    <w:uiPriority w:val="99"/>
    <w:qFormat/>
    <w:rsid w:val="00DA1F15"/>
    <w:pPr>
      <w:ind w:left="72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715">
      <w:bodyDiv w:val="1"/>
      <w:marLeft w:val="0"/>
      <w:marRight w:val="0"/>
      <w:marTop w:val="0"/>
      <w:marBottom w:val="0"/>
      <w:divBdr>
        <w:top w:val="none" w:sz="0" w:space="0" w:color="auto"/>
        <w:left w:val="none" w:sz="0" w:space="0" w:color="auto"/>
        <w:bottom w:val="none" w:sz="0" w:space="0" w:color="auto"/>
        <w:right w:val="none" w:sz="0" w:space="0" w:color="auto"/>
      </w:divBdr>
    </w:div>
    <w:div w:id="94445866">
      <w:bodyDiv w:val="1"/>
      <w:marLeft w:val="0"/>
      <w:marRight w:val="0"/>
      <w:marTop w:val="0"/>
      <w:marBottom w:val="0"/>
      <w:divBdr>
        <w:top w:val="none" w:sz="0" w:space="0" w:color="auto"/>
        <w:left w:val="none" w:sz="0" w:space="0" w:color="auto"/>
        <w:bottom w:val="none" w:sz="0" w:space="0" w:color="auto"/>
        <w:right w:val="none" w:sz="0" w:space="0" w:color="auto"/>
      </w:divBdr>
    </w:div>
    <w:div w:id="122889730">
      <w:bodyDiv w:val="1"/>
      <w:marLeft w:val="0"/>
      <w:marRight w:val="0"/>
      <w:marTop w:val="0"/>
      <w:marBottom w:val="0"/>
      <w:divBdr>
        <w:top w:val="none" w:sz="0" w:space="0" w:color="auto"/>
        <w:left w:val="none" w:sz="0" w:space="0" w:color="auto"/>
        <w:bottom w:val="none" w:sz="0" w:space="0" w:color="auto"/>
        <w:right w:val="none" w:sz="0" w:space="0" w:color="auto"/>
      </w:divBdr>
    </w:div>
    <w:div w:id="293830429">
      <w:bodyDiv w:val="1"/>
      <w:marLeft w:val="0"/>
      <w:marRight w:val="0"/>
      <w:marTop w:val="0"/>
      <w:marBottom w:val="0"/>
      <w:divBdr>
        <w:top w:val="none" w:sz="0" w:space="0" w:color="auto"/>
        <w:left w:val="none" w:sz="0" w:space="0" w:color="auto"/>
        <w:bottom w:val="none" w:sz="0" w:space="0" w:color="auto"/>
        <w:right w:val="none" w:sz="0" w:space="0" w:color="auto"/>
      </w:divBdr>
    </w:div>
    <w:div w:id="398793774">
      <w:bodyDiv w:val="1"/>
      <w:marLeft w:val="0"/>
      <w:marRight w:val="0"/>
      <w:marTop w:val="0"/>
      <w:marBottom w:val="0"/>
      <w:divBdr>
        <w:top w:val="none" w:sz="0" w:space="0" w:color="auto"/>
        <w:left w:val="none" w:sz="0" w:space="0" w:color="auto"/>
        <w:bottom w:val="none" w:sz="0" w:space="0" w:color="auto"/>
        <w:right w:val="none" w:sz="0" w:space="0" w:color="auto"/>
      </w:divBdr>
    </w:div>
    <w:div w:id="525753597">
      <w:bodyDiv w:val="1"/>
      <w:marLeft w:val="0"/>
      <w:marRight w:val="0"/>
      <w:marTop w:val="0"/>
      <w:marBottom w:val="0"/>
      <w:divBdr>
        <w:top w:val="none" w:sz="0" w:space="0" w:color="auto"/>
        <w:left w:val="none" w:sz="0" w:space="0" w:color="auto"/>
        <w:bottom w:val="none" w:sz="0" w:space="0" w:color="auto"/>
        <w:right w:val="none" w:sz="0" w:space="0" w:color="auto"/>
      </w:divBdr>
    </w:div>
    <w:div w:id="564493241">
      <w:bodyDiv w:val="1"/>
      <w:marLeft w:val="0"/>
      <w:marRight w:val="0"/>
      <w:marTop w:val="0"/>
      <w:marBottom w:val="0"/>
      <w:divBdr>
        <w:top w:val="none" w:sz="0" w:space="0" w:color="auto"/>
        <w:left w:val="none" w:sz="0" w:space="0" w:color="auto"/>
        <w:bottom w:val="none" w:sz="0" w:space="0" w:color="auto"/>
        <w:right w:val="none" w:sz="0" w:space="0" w:color="auto"/>
      </w:divBdr>
    </w:div>
    <w:div w:id="774522020">
      <w:bodyDiv w:val="1"/>
      <w:marLeft w:val="0"/>
      <w:marRight w:val="0"/>
      <w:marTop w:val="0"/>
      <w:marBottom w:val="0"/>
      <w:divBdr>
        <w:top w:val="none" w:sz="0" w:space="0" w:color="auto"/>
        <w:left w:val="none" w:sz="0" w:space="0" w:color="auto"/>
        <w:bottom w:val="none" w:sz="0" w:space="0" w:color="auto"/>
        <w:right w:val="none" w:sz="0" w:space="0" w:color="auto"/>
      </w:divBdr>
    </w:div>
    <w:div w:id="796491447">
      <w:bodyDiv w:val="1"/>
      <w:marLeft w:val="0"/>
      <w:marRight w:val="0"/>
      <w:marTop w:val="0"/>
      <w:marBottom w:val="0"/>
      <w:divBdr>
        <w:top w:val="none" w:sz="0" w:space="0" w:color="auto"/>
        <w:left w:val="none" w:sz="0" w:space="0" w:color="auto"/>
        <w:bottom w:val="none" w:sz="0" w:space="0" w:color="auto"/>
        <w:right w:val="none" w:sz="0" w:space="0" w:color="auto"/>
      </w:divBdr>
    </w:div>
    <w:div w:id="797916241">
      <w:bodyDiv w:val="1"/>
      <w:marLeft w:val="0"/>
      <w:marRight w:val="0"/>
      <w:marTop w:val="0"/>
      <w:marBottom w:val="0"/>
      <w:divBdr>
        <w:top w:val="none" w:sz="0" w:space="0" w:color="auto"/>
        <w:left w:val="none" w:sz="0" w:space="0" w:color="auto"/>
        <w:bottom w:val="none" w:sz="0" w:space="0" w:color="auto"/>
        <w:right w:val="none" w:sz="0" w:space="0" w:color="auto"/>
      </w:divBdr>
    </w:div>
    <w:div w:id="1016926387">
      <w:bodyDiv w:val="1"/>
      <w:marLeft w:val="0"/>
      <w:marRight w:val="0"/>
      <w:marTop w:val="0"/>
      <w:marBottom w:val="0"/>
      <w:divBdr>
        <w:top w:val="none" w:sz="0" w:space="0" w:color="auto"/>
        <w:left w:val="none" w:sz="0" w:space="0" w:color="auto"/>
        <w:bottom w:val="none" w:sz="0" w:space="0" w:color="auto"/>
        <w:right w:val="none" w:sz="0" w:space="0" w:color="auto"/>
      </w:divBdr>
    </w:div>
    <w:div w:id="1052115102">
      <w:bodyDiv w:val="1"/>
      <w:marLeft w:val="0"/>
      <w:marRight w:val="0"/>
      <w:marTop w:val="0"/>
      <w:marBottom w:val="0"/>
      <w:divBdr>
        <w:top w:val="none" w:sz="0" w:space="0" w:color="auto"/>
        <w:left w:val="none" w:sz="0" w:space="0" w:color="auto"/>
        <w:bottom w:val="none" w:sz="0" w:space="0" w:color="auto"/>
        <w:right w:val="none" w:sz="0" w:space="0" w:color="auto"/>
      </w:divBdr>
    </w:div>
    <w:div w:id="1304887985">
      <w:bodyDiv w:val="1"/>
      <w:marLeft w:val="0"/>
      <w:marRight w:val="0"/>
      <w:marTop w:val="0"/>
      <w:marBottom w:val="0"/>
      <w:divBdr>
        <w:top w:val="none" w:sz="0" w:space="0" w:color="auto"/>
        <w:left w:val="none" w:sz="0" w:space="0" w:color="auto"/>
        <w:bottom w:val="none" w:sz="0" w:space="0" w:color="auto"/>
        <w:right w:val="none" w:sz="0" w:space="0" w:color="auto"/>
      </w:divBdr>
    </w:div>
    <w:div w:id="1405377752">
      <w:bodyDiv w:val="1"/>
      <w:marLeft w:val="0"/>
      <w:marRight w:val="0"/>
      <w:marTop w:val="0"/>
      <w:marBottom w:val="0"/>
      <w:divBdr>
        <w:top w:val="none" w:sz="0" w:space="0" w:color="auto"/>
        <w:left w:val="none" w:sz="0" w:space="0" w:color="auto"/>
        <w:bottom w:val="none" w:sz="0" w:space="0" w:color="auto"/>
        <w:right w:val="none" w:sz="0" w:space="0" w:color="auto"/>
      </w:divBdr>
    </w:div>
    <w:div w:id="1440953166">
      <w:bodyDiv w:val="1"/>
      <w:marLeft w:val="0"/>
      <w:marRight w:val="0"/>
      <w:marTop w:val="0"/>
      <w:marBottom w:val="0"/>
      <w:divBdr>
        <w:top w:val="none" w:sz="0" w:space="0" w:color="auto"/>
        <w:left w:val="none" w:sz="0" w:space="0" w:color="auto"/>
        <w:bottom w:val="none" w:sz="0" w:space="0" w:color="auto"/>
        <w:right w:val="none" w:sz="0" w:space="0" w:color="auto"/>
      </w:divBdr>
    </w:div>
    <w:div w:id="1474254007">
      <w:bodyDiv w:val="1"/>
      <w:marLeft w:val="0"/>
      <w:marRight w:val="0"/>
      <w:marTop w:val="0"/>
      <w:marBottom w:val="0"/>
      <w:divBdr>
        <w:top w:val="none" w:sz="0" w:space="0" w:color="auto"/>
        <w:left w:val="none" w:sz="0" w:space="0" w:color="auto"/>
        <w:bottom w:val="none" w:sz="0" w:space="0" w:color="auto"/>
        <w:right w:val="none" w:sz="0" w:space="0" w:color="auto"/>
      </w:divBdr>
      <w:divsChild>
        <w:div w:id="1309431496">
          <w:marLeft w:val="0"/>
          <w:marRight w:val="0"/>
          <w:marTop w:val="0"/>
          <w:marBottom w:val="0"/>
          <w:divBdr>
            <w:top w:val="none" w:sz="0" w:space="0" w:color="auto"/>
            <w:left w:val="none" w:sz="0" w:space="0" w:color="auto"/>
            <w:bottom w:val="none" w:sz="0" w:space="0" w:color="auto"/>
            <w:right w:val="none" w:sz="0" w:space="0" w:color="auto"/>
          </w:divBdr>
          <w:divsChild>
            <w:div w:id="1856796999">
              <w:marLeft w:val="0"/>
              <w:marRight w:val="0"/>
              <w:marTop w:val="0"/>
              <w:marBottom w:val="0"/>
              <w:divBdr>
                <w:top w:val="none" w:sz="0" w:space="0" w:color="auto"/>
                <w:left w:val="none" w:sz="0" w:space="0" w:color="auto"/>
                <w:bottom w:val="none" w:sz="0" w:space="0" w:color="auto"/>
                <w:right w:val="none" w:sz="0" w:space="0" w:color="auto"/>
              </w:divBdr>
            </w:div>
          </w:divsChild>
        </w:div>
        <w:div w:id="654770585">
          <w:marLeft w:val="0"/>
          <w:marRight w:val="0"/>
          <w:marTop w:val="0"/>
          <w:marBottom w:val="0"/>
          <w:divBdr>
            <w:top w:val="none" w:sz="0" w:space="0" w:color="auto"/>
            <w:left w:val="none" w:sz="0" w:space="0" w:color="auto"/>
            <w:bottom w:val="none" w:sz="0" w:space="0" w:color="auto"/>
            <w:right w:val="none" w:sz="0" w:space="0" w:color="auto"/>
          </w:divBdr>
          <w:divsChild>
            <w:div w:id="1367605549">
              <w:marLeft w:val="0"/>
              <w:marRight w:val="0"/>
              <w:marTop w:val="0"/>
              <w:marBottom w:val="0"/>
              <w:divBdr>
                <w:top w:val="none" w:sz="0" w:space="0" w:color="auto"/>
                <w:left w:val="none" w:sz="0" w:space="0" w:color="auto"/>
                <w:bottom w:val="none" w:sz="0" w:space="0" w:color="auto"/>
                <w:right w:val="none" w:sz="0" w:space="0" w:color="auto"/>
              </w:divBdr>
            </w:div>
          </w:divsChild>
        </w:div>
        <w:div w:id="749692847">
          <w:marLeft w:val="0"/>
          <w:marRight w:val="0"/>
          <w:marTop w:val="0"/>
          <w:marBottom w:val="11250"/>
          <w:divBdr>
            <w:top w:val="none" w:sz="0" w:space="0" w:color="auto"/>
            <w:left w:val="none" w:sz="0" w:space="0" w:color="auto"/>
            <w:bottom w:val="none" w:sz="0" w:space="0" w:color="auto"/>
            <w:right w:val="none" w:sz="0" w:space="0" w:color="auto"/>
          </w:divBdr>
          <w:divsChild>
            <w:div w:id="312104113">
              <w:marLeft w:val="0"/>
              <w:marRight w:val="0"/>
              <w:marTop w:val="0"/>
              <w:marBottom w:val="0"/>
              <w:divBdr>
                <w:top w:val="none" w:sz="0" w:space="0" w:color="auto"/>
                <w:left w:val="none" w:sz="0" w:space="0" w:color="auto"/>
                <w:bottom w:val="none" w:sz="0" w:space="0" w:color="auto"/>
                <w:right w:val="none" w:sz="0" w:space="0" w:color="auto"/>
              </w:divBdr>
              <w:divsChild>
                <w:div w:id="14893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23925">
      <w:bodyDiv w:val="1"/>
      <w:marLeft w:val="0"/>
      <w:marRight w:val="0"/>
      <w:marTop w:val="0"/>
      <w:marBottom w:val="0"/>
      <w:divBdr>
        <w:top w:val="none" w:sz="0" w:space="0" w:color="auto"/>
        <w:left w:val="none" w:sz="0" w:space="0" w:color="auto"/>
        <w:bottom w:val="none" w:sz="0" w:space="0" w:color="auto"/>
        <w:right w:val="none" w:sz="0" w:space="0" w:color="auto"/>
      </w:divBdr>
    </w:div>
    <w:div w:id="1669595261">
      <w:bodyDiv w:val="1"/>
      <w:marLeft w:val="0"/>
      <w:marRight w:val="0"/>
      <w:marTop w:val="0"/>
      <w:marBottom w:val="0"/>
      <w:divBdr>
        <w:top w:val="none" w:sz="0" w:space="0" w:color="auto"/>
        <w:left w:val="none" w:sz="0" w:space="0" w:color="auto"/>
        <w:bottom w:val="none" w:sz="0" w:space="0" w:color="auto"/>
        <w:right w:val="none" w:sz="0" w:space="0" w:color="auto"/>
      </w:divBdr>
    </w:div>
    <w:div w:id="1806310237">
      <w:bodyDiv w:val="1"/>
      <w:marLeft w:val="0"/>
      <w:marRight w:val="0"/>
      <w:marTop w:val="0"/>
      <w:marBottom w:val="0"/>
      <w:divBdr>
        <w:top w:val="none" w:sz="0" w:space="0" w:color="auto"/>
        <w:left w:val="none" w:sz="0" w:space="0" w:color="auto"/>
        <w:bottom w:val="none" w:sz="0" w:space="0" w:color="auto"/>
        <w:right w:val="none" w:sz="0" w:space="0" w:color="auto"/>
      </w:divBdr>
    </w:div>
    <w:div w:id="1879703854">
      <w:bodyDiv w:val="1"/>
      <w:marLeft w:val="0"/>
      <w:marRight w:val="0"/>
      <w:marTop w:val="0"/>
      <w:marBottom w:val="0"/>
      <w:divBdr>
        <w:top w:val="none" w:sz="0" w:space="0" w:color="auto"/>
        <w:left w:val="none" w:sz="0" w:space="0" w:color="auto"/>
        <w:bottom w:val="none" w:sz="0" w:space="0" w:color="auto"/>
        <w:right w:val="none" w:sz="0" w:space="0" w:color="auto"/>
      </w:divBdr>
    </w:div>
    <w:div w:id="1915311823">
      <w:bodyDiv w:val="1"/>
      <w:marLeft w:val="0"/>
      <w:marRight w:val="0"/>
      <w:marTop w:val="0"/>
      <w:marBottom w:val="0"/>
      <w:divBdr>
        <w:top w:val="none" w:sz="0" w:space="0" w:color="auto"/>
        <w:left w:val="none" w:sz="0" w:space="0" w:color="auto"/>
        <w:bottom w:val="none" w:sz="0" w:space="0" w:color="auto"/>
        <w:right w:val="none" w:sz="0" w:space="0" w:color="auto"/>
      </w:divBdr>
    </w:div>
    <w:div w:id="1964186242">
      <w:bodyDiv w:val="1"/>
      <w:marLeft w:val="0"/>
      <w:marRight w:val="0"/>
      <w:marTop w:val="0"/>
      <w:marBottom w:val="0"/>
      <w:divBdr>
        <w:top w:val="none" w:sz="0" w:space="0" w:color="auto"/>
        <w:left w:val="none" w:sz="0" w:space="0" w:color="auto"/>
        <w:bottom w:val="none" w:sz="0" w:space="0" w:color="auto"/>
        <w:right w:val="none" w:sz="0" w:space="0" w:color="auto"/>
      </w:divBdr>
    </w:div>
    <w:div w:id="1969816164">
      <w:bodyDiv w:val="1"/>
      <w:marLeft w:val="0"/>
      <w:marRight w:val="0"/>
      <w:marTop w:val="0"/>
      <w:marBottom w:val="0"/>
      <w:divBdr>
        <w:top w:val="none" w:sz="0" w:space="0" w:color="auto"/>
        <w:left w:val="none" w:sz="0" w:space="0" w:color="auto"/>
        <w:bottom w:val="none" w:sz="0" w:space="0" w:color="auto"/>
        <w:right w:val="none" w:sz="0" w:space="0" w:color="auto"/>
      </w:divBdr>
    </w:div>
    <w:div w:id="2051950933">
      <w:bodyDiv w:val="1"/>
      <w:marLeft w:val="0"/>
      <w:marRight w:val="0"/>
      <w:marTop w:val="0"/>
      <w:marBottom w:val="0"/>
      <w:divBdr>
        <w:top w:val="none" w:sz="0" w:space="0" w:color="auto"/>
        <w:left w:val="none" w:sz="0" w:space="0" w:color="auto"/>
        <w:bottom w:val="none" w:sz="0" w:space="0" w:color="auto"/>
        <w:right w:val="none" w:sz="0" w:space="0" w:color="auto"/>
      </w:divBdr>
    </w:div>
    <w:div w:id="20788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EE24C-BD81-4736-89E7-7FD88105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3791</Words>
  <Characters>21610</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Юрий</dc:creator>
  <cp:lastModifiedBy>Igor Mandritsa</cp:lastModifiedBy>
  <cp:revision>2</cp:revision>
  <cp:lastPrinted>2022-11-03T12:54:00Z</cp:lastPrinted>
  <dcterms:created xsi:type="dcterms:W3CDTF">2026-06-30T08:20:00Z</dcterms:created>
  <dcterms:modified xsi:type="dcterms:W3CDTF">2026-06-30T08:20:00Z</dcterms:modified>
</cp:coreProperties>
</file>